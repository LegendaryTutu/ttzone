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89049" w14:textId="77777777" w:rsidR="00D63481" w:rsidRDefault="00D63481" w:rsidP="00D63481">
      <w:pPr>
        <w:widowControl/>
        <w:jc w:val="center"/>
      </w:pPr>
    </w:p>
    <w:p w14:paraId="6774FB72" w14:textId="77777777" w:rsidR="00D63481" w:rsidRDefault="00D63481" w:rsidP="00D63481">
      <w:pPr>
        <w:widowControl/>
        <w:jc w:val="center"/>
      </w:pPr>
    </w:p>
    <w:p w14:paraId="48D9B8C3" w14:textId="77777777" w:rsidR="00D63481" w:rsidRDefault="00D63481" w:rsidP="00D63481">
      <w:pPr>
        <w:widowControl/>
        <w:jc w:val="center"/>
      </w:pPr>
    </w:p>
    <w:p w14:paraId="6E4139C3" w14:textId="77777777" w:rsidR="00D63481" w:rsidRDefault="00D63481" w:rsidP="00D63481">
      <w:pPr>
        <w:widowControl/>
        <w:jc w:val="center"/>
      </w:pPr>
    </w:p>
    <w:p w14:paraId="7B430377" w14:textId="77777777" w:rsidR="00D63481" w:rsidRDefault="00D63481" w:rsidP="00D63481">
      <w:pPr>
        <w:widowControl/>
        <w:jc w:val="center"/>
      </w:pPr>
    </w:p>
    <w:p w14:paraId="080241CB" w14:textId="77777777" w:rsidR="00D63481" w:rsidRDefault="00D63481" w:rsidP="00D63481">
      <w:pPr>
        <w:widowControl/>
        <w:jc w:val="center"/>
      </w:pPr>
    </w:p>
    <w:p w14:paraId="55912C0E" w14:textId="77777777" w:rsidR="00D63481" w:rsidRDefault="00D63481" w:rsidP="00D63481">
      <w:pPr>
        <w:widowControl/>
        <w:jc w:val="center"/>
      </w:pPr>
    </w:p>
    <w:p w14:paraId="5AAB0D1E" w14:textId="77777777" w:rsidR="00D63481" w:rsidRDefault="00D63481" w:rsidP="00D63481">
      <w:pPr>
        <w:widowControl/>
        <w:jc w:val="center"/>
      </w:pPr>
    </w:p>
    <w:p w14:paraId="32774E49" w14:textId="77777777" w:rsidR="00D63481" w:rsidRDefault="00D63481" w:rsidP="00D63481">
      <w:pPr>
        <w:widowControl/>
        <w:jc w:val="center"/>
      </w:pPr>
    </w:p>
    <w:p w14:paraId="67152D82" w14:textId="6F23260A" w:rsidR="00D63481" w:rsidRDefault="00D63481" w:rsidP="00D63481">
      <w:pPr>
        <w:widowControl/>
        <w:jc w:val="center"/>
      </w:pPr>
      <w:r>
        <w:rPr>
          <w:rFonts w:hint="eastAsia"/>
        </w:rPr>
        <w:t>C</w:t>
      </w:r>
      <w:r>
        <w:t>DA 0329</w:t>
      </w:r>
      <w:r>
        <w:rPr>
          <w:rFonts w:hint="eastAsia"/>
        </w:rPr>
        <w:t>期</w:t>
      </w:r>
    </w:p>
    <w:p w14:paraId="2D9746B3" w14:textId="77777777" w:rsidR="00D63481" w:rsidRDefault="00D63481" w:rsidP="00D63481">
      <w:pPr>
        <w:widowControl/>
        <w:jc w:val="center"/>
      </w:pPr>
      <w:r>
        <w:rPr>
          <w:rFonts w:hint="eastAsia"/>
        </w:rPr>
        <w:t>阶段交流I</w:t>
      </w:r>
      <w:r>
        <w:t>I</w:t>
      </w:r>
    </w:p>
    <w:p w14:paraId="1E9EE062" w14:textId="61DF5277" w:rsidR="00D63481" w:rsidRDefault="00D63481" w:rsidP="00D63481">
      <w:pPr>
        <w:widowControl/>
        <w:jc w:val="center"/>
      </w:pPr>
      <w:r>
        <w:rPr>
          <w:rFonts w:hint="eastAsia"/>
        </w:rPr>
        <w:t>第</w:t>
      </w:r>
      <w:del w:id="0" w:author="张 Holiday" w:date="2020-05-25T09:22:00Z">
        <w:r w:rsidDel="00D36BB4">
          <w:rPr>
            <w:rFonts w:hint="eastAsia"/>
          </w:rPr>
          <w:delText>八</w:delText>
        </w:r>
      </w:del>
      <w:ins w:id="1" w:author="张 Holiday" w:date="2020-05-25T09:22:00Z">
        <w:r w:rsidR="00D36BB4">
          <w:rPr>
            <w:rFonts w:hint="eastAsia"/>
          </w:rPr>
          <w:t>七</w:t>
        </w:r>
      </w:ins>
      <w:r>
        <w:rPr>
          <w:rFonts w:hint="eastAsia"/>
        </w:rPr>
        <w:t>组</w:t>
      </w:r>
    </w:p>
    <w:p w14:paraId="4364BA3D" w14:textId="63FE273E" w:rsidR="00D63481" w:rsidRDefault="00D31DDA" w:rsidP="00D63481">
      <w:pPr>
        <w:widowControl/>
        <w:jc w:val="center"/>
      </w:pPr>
      <w:ins w:id="2" w:author="张 Holiday" w:date="2020-05-24T22:12:00Z">
        <w:r>
          <w:rPr>
            <w:rFonts w:hint="eastAsia"/>
          </w:rPr>
          <w:t xml:space="preserve">刘姝辰 </w:t>
        </w:r>
      </w:ins>
      <w:ins w:id="3" w:author="张 Holiday" w:date="2020-05-24T22:11:00Z">
        <w:r>
          <w:rPr>
            <w:rFonts w:hint="eastAsia"/>
          </w:rPr>
          <w:t xml:space="preserve">韦青山 </w:t>
        </w:r>
      </w:ins>
      <w:r w:rsidR="00D63481">
        <w:rPr>
          <w:rFonts w:hint="eastAsia"/>
        </w:rPr>
        <w:t>张文博</w:t>
      </w:r>
      <w:r w:rsidR="00D63481">
        <w:br w:type="page"/>
      </w:r>
    </w:p>
    <w:p w14:paraId="3E4EDE01" w14:textId="77777777" w:rsidR="00D63481" w:rsidRDefault="00D63481">
      <w:pPr>
        <w:widowControl/>
        <w:jc w:val="left"/>
        <w:rPr>
          <w:b/>
          <w:bCs/>
          <w:kern w:val="44"/>
          <w:sz w:val="44"/>
          <w:szCs w:val="44"/>
        </w:rPr>
      </w:pPr>
    </w:p>
    <w:p w14:paraId="5445877D" w14:textId="6B9B6453" w:rsidR="00AA3F4C" w:rsidRDefault="00AA3F4C" w:rsidP="00AA3F4C">
      <w:pPr>
        <w:pStyle w:val="1"/>
      </w:pPr>
      <w:r>
        <w:rPr>
          <w:rFonts w:hint="eastAsia"/>
        </w:rPr>
        <w:t xml:space="preserve">Pandas简介 </w:t>
      </w:r>
    </w:p>
    <w:p w14:paraId="51002756" w14:textId="28346EE9" w:rsidR="00AA3F4C" w:rsidRDefault="00B4782C" w:rsidP="00AA3F4C">
      <w:pPr>
        <w:ind w:firstLine="420"/>
        <w:rPr>
          <w:shd w:val="clear" w:color="auto" w:fill="FFFFFF"/>
        </w:rPr>
      </w:pPr>
      <w:r w:rsidRPr="00AA3F4C">
        <w:rPr>
          <w:rFonts w:hint="eastAsia"/>
        </w:rPr>
        <w:t>如果把Python比作是我们生活中</w:t>
      </w:r>
      <w:r w:rsidR="00D553B4">
        <w:rPr>
          <w:rFonts w:hint="eastAsia"/>
        </w:rPr>
        <w:t>经常使用的</w:t>
      </w:r>
      <w:proofErr w:type="gramStart"/>
      <w:r w:rsidR="00D553B4">
        <w:rPr>
          <w:rFonts w:hint="eastAsia"/>
        </w:rPr>
        <w:t>通信软件</w:t>
      </w:r>
      <w:r w:rsidRPr="00AA3F4C">
        <w:rPr>
          <w:rFonts w:hint="eastAsia"/>
        </w:rPr>
        <w:t>微信的话</w:t>
      </w:r>
      <w:proofErr w:type="gramEnd"/>
      <w:r w:rsidRPr="00AA3F4C">
        <w:rPr>
          <w:rFonts w:hint="eastAsia"/>
        </w:rPr>
        <w:t>,</w:t>
      </w:r>
      <w:r w:rsidRPr="00AA3F4C">
        <w:t xml:space="preserve"> </w:t>
      </w:r>
      <w:r w:rsidRPr="00AA3F4C">
        <w:rPr>
          <w:rFonts w:hint="eastAsia"/>
        </w:rPr>
        <w:t>那么pandas可以看作是微信中的</w:t>
      </w:r>
      <w:r w:rsidR="00D553B4">
        <w:rPr>
          <w:rFonts w:hint="eastAsia"/>
        </w:rPr>
        <w:t>一个</w:t>
      </w:r>
      <w:r w:rsidRPr="00AA3F4C">
        <w:rPr>
          <w:rFonts w:hint="eastAsia"/>
        </w:rPr>
        <w:t>小程序.</w:t>
      </w:r>
      <w:r w:rsidRPr="00AA3F4C">
        <w:t xml:space="preserve"> </w:t>
      </w:r>
      <w:r w:rsidRPr="00AA3F4C">
        <w:rPr>
          <w:rFonts w:hint="eastAsia"/>
        </w:rPr>
        <w:t>微信中的小程序有各种各样的分类, 比如运动类, 购物类等.</w:t>
      </w:r>
      <w:r w:rsidRPr="00AA3F4C">
        <w:t xml:space="preserve"> P</w:t>
      </w:r>
      <w:r w:rsidRPr="00AA3F4C">
        <w:rPr>
          <w:rFonts w:hint="eastAsia"/>
        </w:rPr>
        <w:t>andas就是Python中一款用于专业数据分析的小程序.</w:t>
      </w:r>
      <w:r w:rsidRPr="00AA3F4C">
        <w:t xml:space="preserve"> </w:t>
      </w:r>
      <w:r w:rsidR="00D553B4">
        <w:rPr>
          <w:rFonts w:hint="eastAsia"/>
        </w:rPr>
        <w:t>在</w:t>
      </w:r>
      <w:r w:rsidR="0069201D" w:rsidRPr="00AA3F4C">
        <w:rPr>
          <w:rFonts w:hint="eastAsia"/>
        </w:rPr>
        <w:t>Python中称作包</w:t>
      </w:r>
      <w:del w:id="4" w:author="张 Holiday" w:date="2020-05-24T22:13:00Z">
        <w:r w:rsidR="0069201D" w:rsidRPr="00AA3F4C" w:rsidDel="00D31DDA">
          <w:rPr>
            <w:rFonts w:hint="eastAsia"/>
          </w:rPr>
          <w:delText>或者库</w:delText>
        </w:r>
      </w:del>
      <w:r w:rsidR="0069201D" w:rsidRPr="00AA3F4C">
        <w:rPr>
          <w:rFonts w:hint="eastAsia"/>
        </w:rPr>
        <w:t>.</w:t>
      </w:r>
      <w:r w:rsidR="0069201D" w:rsidRPr="00AA3F4C">
        <w:t xml:space="preserve"> </w:t>
      </w:r>
      <w:r w:rsidR="0069201D" w:rsidRPr="00AA3F4C">
        <w:rPr>
          <w:rFonts w:hint="eastAsia"/>
          <w:shd w:val="clear" w:color="auto" w:fill="FFFFFF"/>
        </w:rPr>
        <w:t>Pandas是基于</w:t>
      </w:r>
      <w:r w:rsidR="0069201D" w:rsidRPr="00AA3F4C">
        <w:rPr>
          <w:shd w:val="clear" w:color="auto" w:fill="FFFFFF"/>
        </w:rPr>
        <w:t>NumPy</w:t>
      </w:r>
      <w:r w:rsidR="0069201D" w:rsidRPr="00AA3F4C">
        <w:rPr>
          <w:rFonts w:hint="eastAsia"/>
          <w:shd w:val="clear" w:color="auto" w:fill="FFFFFF"/>
        </w:rPr>
        <w:t>的专业数据分析工具，可以灵活高效的处理各种数据集，它提供了两种类型的数据结构，分别是</w:t>
      </w:r>
      <w:proofErr w:type="spellStart"/>
      <w:r w:rsidR="0069201D" w:rsidRPr="00AA3F4C">
        <w:rPr>
          <w:rFonts w:hint="eastAsia"/>
          <w:shd w:val="clear" w:color="auto" w:fill="FFFFFF"/>
        </w:rPr>
        <w:t>DataFrame</w:t>
      </w:r>
      <w:proofErr w:type="spellEnd"/>
      <w:r w:rsidR="0069201D" w:rsidRPr="00AA3F4C">
        <w:rPr>
          <w:rFonts w:hint="eastAsia"/>
          <w:shd w:val="clear" w:color="auto" w:fill="FFFFFF"/>
        </w:rPr>
        <w:t>和Series，我们</w:t>
      </w:r>
      <w:ins w:id="5" w:author="张 Holiday" w:date="2020-05-24T22:14:00Z">
        <w:r w:rsidR="00D31DDA">
          <w:rPr>
            <w:rFonts w:hint="eastAsia"/>
            <w:shd w:val="clear" w:color="auto" w:fill="FFFFFF"/>
          </w:rPr>
          <w:t>可以</w:t>
        </w:r>
      </w:ins>
      <w:r w:rsidR="0069201D" w:rsidRPr="00AA3F4C">
        <w:rPr>
          <w:rFonts w:hint="eastAsia"/>
          <w:shd w:val="clear" w:color="auto" w:fill="FFFFFF"/>
        </w:rPr>
        <w:t>把</w:t>
      </w:r>
      <w:proofErr w:type="spellStart"/>
      <w:r w:rsidR="0069201D" w:rsidRPr="00AA3F4C">
        <w:rPr>
          <w:rFonts w:hint="eastAsia"/>
          <w:shd w:val="clear" w:color="auto" w:fill="FFFFFF"/>
        </w:rPr>
        <w:t>DataFrame</w:t>
      </w:r>
      <w:proofErr w:type="spellEnd"/>
      <w:r w:rsidR="0069201D" w:rsidRPr="00AA3F4C">
        <w:rPr>
          <w:rFonts w:hint="eastAsia"/>
          <w:shd w:val="clear" w:color="auto" w:fill="FFFFFF"/>
        </w:rPr>
        <w:t>理解为Excel里面的一张表，而Series就是表中的某一列</w:t>
      </w:r>
      <w:r w:rsidR="00AA3F4C">
        <w:rPr>
          <w:rFonts w:hint="eastAsia"/>
          <w:shd w:val="clear" w:color="auto" w:fill="FFFFFF"/>
        </w:rPr>
        <w:t>.</w:t>
      </w:r>
      <w:r w:rsidR="00AA3F4C">
        <w:rPr>
          <w:shd w:val="clear" w:color="auto" w:fill="FFFFFF"/>
        </w:rPr>
        <w:t xml:space="preserve"> </w:t>
      </w:r>
      <w:r w:rsidR="00AA3F4C" w:rsidRPr="00AA3F4C">
        <w:rPr>
          <w:rFonts w:hint="eastAsia"/>
          <w:shd w:val="clear" w:color="auto" w:fill="FFFFFF"/>
        </w:rPr>
        <w:t>Pandas和Excel、SQL相比，只是调用和处理数据的方式变了，核心都是对数据进行一系列的处理，在正式处理之前，更重要的是</w:t>
      </w:r>
      <w:r w:rsidR="00AA3F4C" w:rsidRPr="00AA3F4C">
        <w:rPr>
          <w:rFonts w:hint="eastAsia"/>
          <w:color w:val="FFFFFF" w:themeColor="background1"/>
          <w:highlight w:val="red"/>
          <w:shd w:val="clear" w:color="auto" w:fill="FFFFFF"/>
        </w:rPr>
        <w:t>谋定而后动，明确分析的意义，理清分析思路</w:t>
      </w:r>
      <w:r w:rsidR="00AA3F4C" w:rsidRPr="00AA3F4C">
        <w:rPr>
          <w:rFonts w:hint="eastAsia"/>
          <w:shd w:val="clear" w:color="auto" w:fill="FFFFFF"/>
        </w:rPr>
        <w:t>之后再处理和分析数据，往往事半功倍。</w:t>
      </w:r>
    </w:p>
    <w:p w14:paraId="0C0CB98F" w14:textId="41EB61CD" w:rsidR="00AA3F4C" w:rsidRDefault="00BD75FD" w:rsidP="00AA3F4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</w:t>
      </w:r>
      <w:r w:rsidR="00AA3F4C">
        <w:rPr>
          <w:rFonts w:hint="eastAsia"/>
          <w:shd w:val="clear" w:color="auto" w:fill="FFFFFF"/>
        </w:rPr>
        <w:t>建、读入</w:t>
      </w:r>
      <w:r w:rsidR="00736B1A">
        <w:rPr>
          <w:rFonts w:hint="eastAsia"/>
          <w:shd w:val="clear" w:color="auto" w:fill="FFFFFF"/>
        </w:rPr>
        <w:t>、</w:t>
      </w:r>
      <w:r w:rsidR="00AA3F4C">
        <w:rPr>
          <w:rFonts w:hint="eastAsia"/>
          <w:shd w:val="clear" w:color="auto" w:fill="FFFFFF"/>
        </w:rPr>
        <w:t>存储数据</w:t>
      </w:r>
    </w:p>
    <w:p w14:paraId="58F1A173" w14:textId="44AF68C9" w:rsidR="00AA3F4C" w:rsidRPr="00AA3F4C" w:rsidRDefault="00AA3F4C" w:rsidP="00AA3F4C">
      <w:r>
        <w:rPr>
          <w:rFonts w:hint="eastAsia"/>
        </w:rPr>
        <w:t>首先，在进行数据分析之前， 我们需要导入相关的包。</w:t>
      </w:r>
    </w:p>
    <w:p w14:paraId="33A34952" w14:textId="45FF9619" w:rsidR="00AA3F4C" w:rsidRDefault="00AA3F4C" w:rsidP="00AA3F4C">
      <w:r>
        <w:rPr>
          <w:noProof/>
        </w:rPr>
        <w:drawing>
          <wp:inline distT="0" distB="0" distL="0" distR="0" wp14:anchorId="4C922FCB" wp14:editId="1F404A20">
            <wp:extent cx="4009524" cy="64761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92E1C2A" w14:textId="00C78460" w:rsidR="00BD75FD" w:rsidRDefault="00BD75FD" w:rsidP="00BD75FD">
      <w:pPr>
        <w:pStyle w:val="a4"/>
      </w:pPr>
      <w:r>
        <w:rPr>
          <w:rFonts w:hint="eastAsia"/>
        </w:rPr>
        <w:t>创建数据</w:t>
      </w:r>
    </w:p>
    <w:p w14:paraId="012E020A" w14:textId="131AEDB3" w:rsidR="00BD75FD" w:rsidRDefault="00BD75FD" w:rsidP="00BD75FD">
      <w:r>
        <w:rPr>
          <w:rFonts w:hint="eastAsia"/>
        </w:rPr>
        <w:t>Pandas中的两个核心数据结构，一个是</w:t>
      </w:r>
      <w:proofErr w:type="spellStart"/>
      <w:r>
        <w:rPr>
          <w:rFonts w:hint="eastAsia"/>
        </w:rPr>
        <w:t>Data</w:t>
      </w:r>
      <w:r>
        <w:t>F</w:t>
      </w:r>
      <w:r>
        <w:rPr>
          <w:rFonts w:hint="eastAsia"/>
        </w:rPr>
        <w:t>rame</w:t>
      </w:r>
      <w:proofErr w:type="spellEnd"/>
      <w:r>
        <w:rPr>
          <w:rFonts w:hint="eastAsia"/>
        </w:rPr>
        <w:t>，一个是Series。</w:t>
      </w:r>
    </w:p>
    <w:p w14:paraId="0B1DB72F" w14:textId="5B8531C9" w:rsidR="00BD75FD" w:rsidRDefault="00BD75FD" w:rsidP="00BD75FD">
      <w:pPr>
        <w:pStyle w:val="2"/>
      </w:pPr>
      <w:r>
        <w:rPr>
          <w:rFonts w:hint="eastAsia"/>
        </w:rPr>
        <w:t>Series的创建方法</w:t>
      </w:r>
    </w:p>
    <w:p w14:paraId="1FD3CE8D" w14:textId="6513DFE3" w:rsidR="00BD75FD" w:rsidRPr="003F7AD0" w:rsidRDefault="00BD75FD" w:rsidP="00BD75FD">
      <w:pPr>
        <w:pStyle w:val="a3"/>
        <w:numPr>
          <w:ilvl w:val="0"/>
          <w:numId w:val="3"/>
        </w:numPr>
        <w:ind w:firstLineChars="0"/>
        <w:rPr>
          <w:color w:val="FFFFFF" w:themeColor="background1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7AD0">
        <w:rPr>
          <w:rFonts w:hint="eastAsia"/>
          <w:color w:val="FFFFFF" w:themeColor="background1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列表方法</w:t>
      </w:r>
    </w:p>
    <w:p w14:paraId="4680EE31" w14:textId="41EB6A01" w:rsidR="00247031" w:rsidRPr="00E545A7" w:rsidRDefault="00247031" w:rsidP="00247031">
      <w:pPr>
        <w:pStyle w:val="a3"/>
        <w:numPr>
          <w:ilvl w:val="0"/>
          <w:numId w:val="4"/>
        </w:numPr>
        <w:ind w:firstLineChars="0"/>
        <w:rPr>
          <w:color w:val="FFFFFF" w:themeColor="background1"/>
          <w:highlight w:val="blue"/>
        </w:rPr>
      </w:pPr>
      <w:r w:rsidRPr="00E545A7">
        <w:rPr>
          <w:rFonts w:hint="eastAsia"/>
          <w:color w:val="FFFFFF" w:themeColor="background1"/>
          <w:highlight w:val="blue"/>
        </w:rPr>
        <w:t>隐式索引</w:t>
      </w:r>
    </w:p>
    <w:p w14:paraId="0B29E65C" w14:textId="10121E3B" w:rsidR="00BD75FD" w:rsidRPr="00BD75FD" w:rsidRDefault="00BD75FD" w:rsidP="00BD75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1E78B4" wp14:editId="5593BA4C">
            <wp:extent cx="5274310" cy="1373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FA4C" w14:textId="77777777" w:rsidR="00247031" w:rsidRDefault="00247031">
      <w:pPr>
        <w:widowControl/>
        <w:jc w:val="left"/>
      </w:pPr>
      <w:r>
        <w:br w:type="page"/>
      </w:r>
    </w:p>
    <w:p w14:paraId="0B7A740F" w14:textId="76B82FE8" w:rsidR="00247031" w:rsidRPr="00E545A7" w:rsidRDefault="00247031" w:rsidP="00E545A7">
      <w:pPr>
        <w:pStyle w:val="a3"/>
        <w:numPr>
          <w:ilvl w:val="0"/>
          <w:numId w:val="4"/>
        </w:numPr>
        <w:ind w:firstLineChars="0"/>
        <w:rPr>
          <w:color w:val="FFFFFF" w:themeColor="background1"/>
          <w:highlight w:val="blue"/>
        </w:rPr>
      </w:pPr>
      <w:r w:rsidRPr="00E545A7">
        <w:rPr>
          <w:rFonts w:ascii="微软雅黑" w:eastAsia="微软雅黑" w:hAnsi="微软雅黑" w:hint="eastAsia"/>
          <w:color w:val="FFFFFF" w:themeColor="background1"/>
          <w:szCs w:val="21"/>
          <w:highlight w:val="blue"/>
          <w:shd w:val="clear" w:color="auto" w:fill="FFFFFF"/>
        </w:rPr>
        <w:lastRenderedPageBreak/>
        <w:t>显示</w:t>
      </w:r>
      <w:r w:rsidRPr="00E545A7">
        <w:rPr>
          <w:rFonts w:hint="eastAsia"/>
          <w:color w:val="FFFFFF" w:themeColor="background1"/>
          <w:highlight w:val="blue"/>
        </w:rPr>
        <w:t>索引</w:t>
      </w:r>
    </w:p>
    <w:p w14:paraId="595CD9F4" w14:textId="77777777" w:rsidR="00E545A7" w:rsidRDefault="00E545A7" w:rsidP="00E545A7">
      <w:pPr>
        <w:pStyle w:val="a3"/>
        <w:ind w:left="720" w:firstLineChars="0" w:firstLine="0"/>
        <w:rPr>
          <w:noProof/>
        </w:rPr>
      </w:pPr>
    </w:p>
    <w:p w14:paraId="3DCDF40E" w14:textId="7214BEE2" w:rsidR="00247031" w:rsidRDefault="00247031" w:rsidP="00E545A7">
      <w:pPr>
        <w:pStyle w:val="a3"/>
        <w:ind w:left="720" w:firstLineChars="0" w:firstLine="0"/>
        <w:rPr>
          <w:rFonts w:ascii="微软雅黑" w:eastAsia="微软雅黑" w:hAnsi="微软雅黑"/>
          <w:color w:val="FFFFFF" w:themeColor="background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60BAAA" wp14:editId="4BAC8C8C">
            <wp:extent cx="5274310" cy="1322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D89E" w14:textId="2935D86A" w:rsidR="00E545A7" w:rsidRPr="00E545A7" w:rsidDel="00D31DDA" w:rsidRDefault="00E545A7">
      <w:pPr>
        <w:pStyle w:val="a3"/>
        <w:ind w:left="360" w:firstLineChars="0" w:firstLine="0"/>
        <w:rPr>
          <w:del w:id="6" w:author="张 Holiday" w:date="2020-05-24T22:15:00Z"/>
          <w:color w:val="FFFFFF" w:themeColor="background1"/>
          <w:highlight w:val="red"/>
        </w:rPr>
        <w:pPrChange w:id="7" w:author="张 Holiday" w:date="2020-05-24T22:15:00Z">
          <w:pPr>
            <w:pStyle w:val="a3"/>
            <w:numPr>
              <w:numId w:val="3"/>
            </w:numPr>
            <w:ind w:left="360" w:firstLineChars="0" w:hanging="360"/>
          </w:pPr>
        </w:pPrChange>
      </w:pPr>
      <w:del w:id="8" w:author="张 Holiday" w:date="2020-05-24T22:15:00Z">
        <w:r w:rsidRPr="00E545A7" w:rsidDel="00D31DDA">
          <w:rPr>
            <w:rFonts w:hint="eastAsia"/>
            <w:color w:val="FFFFFF" w:themeColor="background1"/>
            <w:highlight w:val="red"/>
          </w:rPr>
          <w:delText>Series创建</w:delText>
        </w:r>
      </w:del>
    </w:p>
    <w:p w14:paraId="3F77527E" w14:textId="7E8F9E02" w:rsidR="00247031" w:rsidRPr="00D31DDA" w:rsidRDefault="00247031">
      <w:pPr>
        <w:pStyle w:val="a3"/>
        <w:ind w:left="360" w:firstLineChars="0" w:firstLine="0"/>
        <w:rPr>
          <w:szCs w:val="21"/>
        </w:rPr>
      </w:pPr>
      <w:del w:id="9" w:author="张 Holiday" w:date="2020-05-24T22:15:00Z">
        <w:r w:rsidDel="00D31DDA">
          <w:rPr>
            <w:noProof/>
          </w:rPr>
          <w:drawing>
            <wp:inline distT="0" distB="0" distL="0" distR="0" wp14:anchorId="4312F4F9" wp14:editId="66ADA9DC">
              <wp:extent cx="5274310" cy="1091565"/>
              <wp:effectExtent l="0" t="0" r="2540" b="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091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4302CD8" w14:textId="7EB5B5A8" w:rsidR="00247031" w:rsidRPr="00E545A7" w:rsidRDefault="00247031" w:rsidP="00E545A7">
      <w:pPr>
        <w:pStyle w:val="a3"/>
        <w:numPr>
          <w:ilvl w:val="0"/>
          <w:numId w:val="3"/>
        </w:numPr>
        <w:ind w:firstLineChars="0"/>
        <w:rPr>
          <w:color w:val="FFFFFF" w:themeColor="background1"/>
          <w:szCs w:val="21"/>
          <w:highlight w:val="red"/>
        </w:rPr>
      </w:pPr>
      <w:r w:rsidRPr="00E545A7">
        <w:rPr>
          <w:rFonts w:hint="eastAsia"/>
          <w:color w:val="FFFFFF" w:themeColor="background1"/>
          <w:szCs w:val="21"/>
          <w:highlight w:val="red"/>
        </w:rPr>
        <w:t>字典创建</w:t>
      </w:r>
    </w:p>
    <w:p w14:paraId="13F2857B" w14:textId="2FD045E0" w:rsidR="00247031" w:rsidRPr="00247031" w:rsidRDefault="00247031" w:rsidP="00247031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41575C5" wp14:editId="0B307F05">
            <wp:extent cx="5274310" cy="16287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711" w14:textId="4971F111" w:rsidR="00247031" w:rsidRPr="00BD75FD" w:rsidRDefault="00247031" w:rsidP="00247031">
      <w:pPr>
        <w:pStyle w:val="a3"/>
        <w:ind w:left="720" w:firstLineChars="0" w:firstLine="0"/>
      </w:pPr>
    </w:p>
    <w:p w14:paraId="789E5C5D" w14:textId="0858697B" w:rsidR="00AA3F4C" w:rsidRDefault="00AA3F4C" w:rsidP="002239D3">
      <w:pPr>
        <w:pStyle w:val="2"/>
      </w:pPr>
      <w:r>
        <w:tab/>
      </w:r>
      <w:proofErr w:type="spellStart"/>
      <w:r w:rsidR="002239D3">
        <w:t>D</w:t>
      </w:r>
      <w:r w:rsidR="002239D3">
        <w:rPr>
          <w:rFonts w:hint="eastAsia"/>
        </w:rPr>
        <w:t>ata</w:t>
      </w:r>
      <w:r w:rsidR="002239D3">
        <w:t>F</w:t>
      </w:r>
      <w:r w:rsidR="002239D3">
        <w:rPr>
          <w:rFonts w:hint="eastAsia"/>
        </w:rPr>
        <w:t>rame</w:t>
      </w:r>
      <w:proofErr w:type="spellEnd"/>
      <w:r w:rsidR="002239D3">
        <w:rPr>
          <w:rFonts w:hint="eastAsia"/>
        </w:rPr>
        <w:t>创建方法</w:t>
      </w:r>
    </w:p>
    <w:p w14:paraId="42D3510D" w14:textId="130606EC" w:rsidR="00E545A7" w:rsidRPr="00782FBD" w:rsidRDefault="00782FBD" w:rsidP="00782FBD">
      <w:pPr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1</w:t>
      </w:r>
      <w:r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.</w:t>
      </w:r>
      <w:r w:rsidR="00E545A7" w:rsidRPr="00782FB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使用</w:t>
      </w:r>
      <w:proofErr w:type="spellStart"/>
      <w:r w:rsidR="00E545A7" w:rsidRPr="00782FB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pd.DataFrame</w:t>
      </w:r>
      <w:proofErr w:type="spellEnd"/>
      <w:r w:rsidR="00E545A7" w:rsidRPr="00782FB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构造函数来生成</w:t>
      </w:r>
      <w:proofErr w:type="spellStart"/>
      <w:r w:rsidR="00E545A7" w:rsidRPr="00782FB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DataFrame</w:t>
      </w:r>
      <w:proofErr w:type="spellEnd"/>
      <w:r w:rsidR="00E545A7" w:rsidRPr="00782FBD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,</w:t>
      </w:r>
      <w:r w:rsidR="00E545A7" w:rsidRPr="00782FBD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 xml:space="preserve"> 最常用的方式是字典+列表</w:t>
      </w:r>
      <w:r w:rsidRPr="00782FBD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。</w:t>
      </w:r>
    </w:p>
    <w:p w14:paraId="42EC0049" w14:textId="77777777" w:rsidR="00AF1E66" w:rsidRDefault="00AF1E66" w:rsidP="00E545A7">
      <w:pPr>
        <w:rPr>
          <w:noProof/>
        </w:rPr>
      </w:pPr>
      <w:r>
        <w:rPr>
          <w:noProof/>
        </w:rPr>
        <w:drawing>
          <wp:inline distT="0" distB="0" distL="0" distR="0" wp14:anchorId="1A94D501" wp14:editId="17F47700">
            <wp:extent cx="5274310" cy="1310640"/>
            <wp:effectExtent l="0" t="0" r="2540" b="3810"/>
            <wp:docPr id="8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7FAE" w14:textId="77777777" w:rsidR="00AF1E66" w:rsidRDefault="00AF1E66" w:rsidP="00E545A7">
      <w:pPr>
        <w:rPr>
          <w:noProof/>
        </w:rPr>
      </w:pPr>
    </w:p>
    <w:p w14:paraId="677BF493" w14:textId="697EA992" w:rsidR="00AF1E66" w:rsidRPr="00782FBD" w:rsidRDefault="00AF1E66" w:rsidP="00E545A7">
      <w:pPr>
        <w:rPr>
          <w:rFonts w:ascii="楷体" w:eastAsia="楷体" w:hAnsi="楷体"/>
          <w:sz w:val="24"/>
          <w:szCs w:val="24"/>
        </w:rPr>
      </w:pPr>
    </w:p>
    <w:p w14:paraId="00BCBFFB" w14:textId="77777777" w:rsidR="00E545A7" w:rsidRPr="00E545A7" w:rsidRDefault="00E545A7" w:rsidP="00E545A7"/>
    <w:p w14:paraId="553EB5C7" w14:textId="77777777" w:rsidR="00AF1E66" w:rsidRDefault="00AF1E66">
      <w:pPr>
        <w:widowControl/>
        <w:jc w:val="left"/>
      </w:pPr>
    </w:p>
    <w:p w14:paraId="7C6A5311" w14:textId="77777777" w:rsidR="0018531D" w:rsidRDefault="0018531D">
      <w:pPr>
        <w:widowControl/>
        <w:jc w:val="left"/>
      </w:pPr>
    </w:p>
    <w:p w14:paraId="7A7C1FA8" w14:textId="77777777" w:rsidR="00D31DDA" w:rsidRDefault="00D31DDA">
      <w:pPr>
        <w:widowControl/>
        <w:jc w:val="left"/>
        <w:rPr>
          <w:ins w:id="10" w:author="张 Holiday" w:date="2020-05-24T22:15:00Z"/>
        </w:rPr>
      </w:pPr>
    </w:p>
    <w:p w14:paraId="13CB2A99" w14:textId="77777777" w:rsidR="00D31DDA" w:rsidRDefault="00D31DDA">
      <w:pPr>
        <w:widowControl/>
        <w:jc w:val="left"/>
        <w:rPr>
          <w:ins w:id="11" w:author="张 Holiday" w:date="2020-05-24T22:15:00Z"/>
        </w:rPr>
      </w:pPr>
    </w:p>
    <w:p w14:paraId="1E167783" w14:textId="77777777" w:rsidR="00D31DDA" w:rsidRDefault="00D31DDA">
      <w:pPr>
        <w:widowControl/>
        <w:jc w:val="left"/>
        <w:rPr>
          <w:ins w:id="12" w:author="张 Holiday" w:date="2020-05-24T22:15:00Z"/>
        </w:rPr>
      </w:pPr>
    </w:p>
    <w:p w14:paraId="455CFAA2" w14:textId="77777777" w:rsidR="00D31DDA" w:rsidRDefault="00D31DDA">
      <w:pPr>
        <w:widowControl/>
        <w:jc w:val="left"/>
        <w:rPr>
          <w:ins w:id="13" w:author="张 Holiday" w:date="2020-05-24T22:15:00Z"/>
        </w:rPr>
      </w:pPr>
    </w:p>
    <w:p w14:paraId="1D8B643B" w14:textId="77777777" w:rsidR="00D31DDA" w:rsidRDefault="00D31DDA">
      <w:pPr>
        <w:widowControl/>
        <w:jc w:val="left"/>
        <w:rPr>
          <w:ins w:id="14" w:author="张 Holiday" w:date="2020-05-24T22:15:00Z"/>
        </w:rPr>
      </w:pPr>
    </w:p>
    <w:p w14:paraId="5D624FB1" w14:textId="77777777" w:rsidR="00D31DDA" w:rsidRDefault="00D31DDA">
      <w:pPr>
        <w:widowControl/>
        <w:jc w:val="left"/>
        <w:rPr>
          <w:ins w:id="15" w:author="张 Holiday" w:date="2020-05-24T22:15:00Z"/>
        </w:rPr>
      </w:pPr>
    </w:p>
    <w:p w14:paraId="0FACF14A" w14:textId="0790E9B4" w:rsidR="00AF1E66" w:rsidRDefault="00AF1E66">
      <w:pPr>
        <w:widowControl/>
        <w:jc w:val="left"/>
      </w:pPr>
      <w:r>
        <w:rPr>
          <w:rFonts w:hint="eastAsia"/>
        </w:rPr>
        <w:lastRenderedPageBreak/>
        <w:t>也可指定index</w:t>
      </w:r>
    </w:p>
    <w:p w14:paraId="2C136E39" w14:textId="77777777" w:rsidR="00AF1E66" w:rsidRDefault="00AF1E66">
      <w:pPr>
        <w:widowControl/>
        <w:jc w:val="left"/>
      </w:pPr>
      <w:r>
        <w:rPr>
          <w:noProof/>
        </w:rPr>
        <w:drawing>
          <wp:inline distT="0" distB="0" distL="0" distR="0" wp14:anchorId="1D0C9717" wp14:editId="5E490872">
            <wp:extent cx="5274310" cy="12331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6FFE" w14:textId="77777777" w:rsidR="00AF1E66" w:rsidRDefault="00AF1E66">
      <w:pPr>
        <w:widowControl/>
        <w:jc w:val="left"/>
      </w:pPr>
    </w:p>
    <w:p w14:paraId="536A2076" w14:textId="77777777" w:rsidR="00AF1E66" w:rsidRDefault="00AF1E66">
      <w:pPr>
        <w:widowControl/>
        <w:jc w:val="left"/>
      </w:pPr>
    </w:p>
    <w:p w14:paraId="296C3855" w14:textId="77777777" w:rsidR="00AF1E66" w:rsidRPr="00575F6B" w:rsidRDefault="00AF1E66" w:rsidP="00943F92">
      <w:pPr>
        <w:rPr>
          <w:rStyle w:val="a8"/>
          <w:rFonts w:ascii="楷体" w:eastAsia="楷体" w:hAnsi="楷体"/>
          <w:sz w:val="24"/>
          <w:szCs w:val="24"/>
        </w:rPr>
      </w:pPr>
      <w:r w:rsidRPr="00575F6B">
        <w:rPr>
          <w:rStyle w:val="a8"/>
          <w:rFonts w:ascii="楷体" w:eastAsia="楷体" w:hAnsi="楷体"/>
          <w:sz w:val="24"/>
          <w:szCs w:val="24"/>
        </w:rPr>
        <w:t>Tips</w:t>
      </w:r>
      <w:r w:rsidRPr="00575F6B">
        <w:rPr>
          <w:rStyle w:val="a8"/>
          <w:rFonts w:ascii="楷体" w:eastAsia="楷体" w:hAnsi="楷体" w:hint="eastAsia"/>
          <w:sz w:val="24"/>
          <w:szCs w:val="24"/>
        </w:rPr>
        <w:t>：</w:t>
      </w:r>
    </w:p>
    <w:p w14:paraId="7CF858F1" w14:textId="1BFA0B88" w:rsidR="006E1532" w:rsidRPr="0054605D" w:rsidRDefault="0054605D" w:rsidP="00943F92">
      <w:pPr>
        <w:rPr>
          <w:rFonts w:ascii="楷体" w:eastAsia="楷体" w:hAnsi="楷体"/>
          <w:sz w:val="24"/>
          <w:szCs w:val="24"/>
          <w:shd w:val="clear" w:color="auto" w:fill="FFFFFF"/>
        </w:rPr>
      </w:pPr>
      <w:r w:rsidRPr="0054605D">
        <w:rPr>
          <w:rFonts w:ascii="楷体" w:eastAsia="楷体" w:hAnsi="楷体"/>
          <w:sz w:val="24"/>
          <w:szCs w:val="24"/>
          <w:shd w:val="clear" w:color="auto" w:fill="FFFFFF"/>
        </w:rPr>
        <w:t>1.</w:t>
      </w:r>
      <w:r w:rsidR="003E7DB5" w:rsidRPr="0054605D">
        <w:rPr>
          <w:rFonts w:ascii="楷体" w:eastAsia="楷体" w:hAnsi="楷体" w:hint="eastAsia"/>
          <w:sz w:val="24"/>
          <w:szCs w:val="24"/>
          <w:shd w:val="clear" w:color="auto" w:fill="FFFFFF"/>
        </w:rPr>
        <w:t>DataFrame</w:t>
      </w:r>
      <w:r w:rsidR="00943F92" w:rsidRPr="0054605D">
        <w:rPr>
          <w:rFonts w:ascii="楷体" w:eastAsia="楷体" w:hAnsi="楷体" w:hint="eastAsia"/>
          <w:sz w:val="24"/>
          <w:szCs w:val="24"/>
          <w:shd w:val="clear" w:color="auto" w:fill="FFFFFF"/>
        </w:rPr>
        <w:t>可以</w:t>
      </w:r>
      <w:r w:rsidR="003E7DB5" w:rsidRPr="0054605D">
        <w:rPr>
          <w:rFonts w:ascii="楷体" w:eastAsia="楷体" w:hAnsi="楷体" w:hint="eastAsia"/>
          <w:sz w:val="24"/>
          <w:szCs w:val="24"/>
          <w:shd w:val="clear" w:color="auto" w:fill="FFFFFF"/>
        </w:rPr>
        <w:t>理解为Excel里面的一张表，</w:t>
      </w:r>
      <w:r w:rsidR="00943F92" w:rsidRPr="0054605D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  <w:shd w:val="clear" w:color="auto" w:fill="FFFFFF"/>
        </w:rPr>
        <w:t>有列名</w:t>
      </w:r>
      <w:r w:rsidR="00943F92" w:rsidRPr="0054605D">
        <w:rPr>
          <w:rFonts w:ascii="楷体" w:eastAsia="楷体" w:hAnsi="楷体" w:hint="eastAsia"/>
          <w:sz w:val="24"/>
          <w:szCs w:val="24"/>
          <w:shd w:val="clear" w:color="auto" w:fill="FFFFFF"/>
        </w:rPr>
        <w:t>。</w:t>
      </w:r>
    </w:p>
    <w:p w14:paraId="083CFC38" w14:textId="26EA07C6" w:rsidR="00943F92" w:rsidRPr="0054605D" w:rsidRDefault="0054605D" w:rsidP="00943F92">
      <w:pPr>
        <w:rPr>
          <w:rFonts w:ascii="楷体" w:eastAsia="楷体" w:hAnsi="楷体"/>
          <w:color w:val="222222"/>
          <w:sz w:val="24"/>
          <w:szCs w:val="24"/>
          <w:shd w:val="clear" w:color="auto" w:fill="FFFFFF"/>
        </w:rPr>
      </w:pPr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2.</w:t>
      </w:r>
      <w:r w:rsidR="00943F92" w:rsidRPr="0054605D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Da</w:t>
      </w:r>
      <w:r w:rsidR="00943F92"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taFrame包含一系列单独的条目，每个条目都有一定的值。 每个条目对应一行（或记录）和一列。</w:t>
      </w:r>
      <w:proofErr w:type="spellStart"/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DataFrame</w:t>
      </w:r>
      <w:proofErr w:type="spellEnd"/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中使用的</w:t>
      </w:r>
      <w:r w:rsidRPr="0054605D">
        <w:rPr>
          <w:rFonts w:ascii="楷体" w:eastAsia="楷体" w:hAnsi="楷体"/>
          <w:color w:val="FFFFFF" w:themeColor="background1"/>
          <w:sz w:val="24"/>
          <w:szCs w:val="24"/>
          <w:highlight w:val="red"/>
          <w:shd w:val="clear" w:color="auto" w:fill="FFFFFF"/>
        </w:rPr>
        <w:t>行标签列表</w:t>
      </w:r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称为索引</w:t>
      </w:r>
      <w:r w:rsidRPr="0054605D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 xml:space="preserve">， </w:t>
      </w:r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可以在构造函数中使用索引参数为其赋值。</w:t>
      </w:r>
    </w:p>
    <w:p w14:paraId="11D7A117" w14:textId="73841352" w:rsidR="00943F92" w:rsidRPr="00575F6B" w:rsidRDefault="00943F92" w:rsidP="00943F92">
      <w:pPr>
        <w:rPr>
          <w:rFonts w:ascii="楷体" w:eastAsia="楷体" w:hAnsi="楷体"/>
          <w:color w:val="222222"/>
          <w:sz w:val="24"/>
          <w:szCs w:val="24"/>
          <w:shd w:val="clear" w:color="auto" w:fill="FFFFFF"/>
        </w:rPr>
      </w:pPr>
      <w:r w:rsidRPr="00575F6B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e.g</w:t>
      </w:r>
      <w:r w:rsidRPr="00575F6B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.</w:t>
      </w:r>
      <w:r w:rsidRPr="00575F6B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,</w:t>
      </w:r>
    </w:p>
    <w:p w14:paraId="5932C2E8" w14:textId="1DDE7EED" w:rsidR="00943F92" w:rsidRPr="00575F6B" w:rsidRDefault="0054605D" w:rsidP="00943F92">
      <w:pPr>
        <w:rPr>
          <w:rStyle w:val="a8"/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BB7FF4B" wp14:editId="35AF56AC">
            <wp:extent cx="5274310" cy="1483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FF29" w14:textId="56A355E5" w:rsidR="00943F92" w:rsidRDefault="00943F92" w:rsidP="00943F92">
      <w:pPr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 w:rsidRPr="00575F6B">
        <w:rPr>
          <w:rStyle w:val="a8"/>
          <w:rFonts w:ascii="楷体" w:eastAsia="楷体" w:hAnsi="楷体"/>
          <w:b w:val="0"/>
          <w:bCs w:val="0"/>
          <w:sz w:val="24"/>
          <w:szCs w:val="24"/>
        </w:rPr>
        <w:t>“</w:t>
      </w:r>
      <w:r w:rsidRPr="00575F6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张三,产品A</w:t>
      </w:r>
      <w:r w:rsidRPr="00575F6B">
        <w:rPr>
          <w:rStyle w:val="a8"/>
          <w:rFonts w:ascii="楷体" w:eastAsia="楷体" w:hAnsi="楷体"/>
          <w:b w:val="0"/>
          <w:bCs w:val="0"/>
          <w:sz w:val="24"/>
          <w:szCs w:val="24"/>
        </w:rPr>
        <w:t>”</w:t>
      </w:r>
      <w:r w:rsidR="00575F6B" w:rsidRPr="00575F6B"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 w:rsidR="00575F6B" w:rsidRPr="00575F6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条目下对应的是</w:t>
      </w:r>
      <w:proofErr w:type="gramStart"/>
      <w:r w:rsidR="00575F6B" w:rsidRPr="00575F6B">
        <w:rPr>
          <w:rStyle w:val="a8"/>
          <w:rFonts w:ascii="楷体" w:eastAsia="楷体" w:hAnsi="楷体"/>
          <w:b w:val="0"/>
          <w:bCs w:val="0"/>
          <w:sz w:val="24"/>
          <w:szCs w:val="24"/>
        </w:rPr>
        <w:t>”</w:t>
      </w:r>
      <w:proofErr w:type="gramEnd"/>
      <w:r w:rsidR="00575F6B" w:rsidRPr="00575F6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喜欢</w:t>
      </w:r>
      <w:proofErr w:type="gramStart"/>
      <w:r w:rsidR="00575F6B" w:rsidRPr="00575F6B">
        <w:rPr>
          <w:rStyle w:val="a8"/>
          <w:rFonts w:ascii="楷体" w:eastAsia="楷体" w:hAnsi="楷体"/>
          <w:b w:val="0"/>
          <w:bCs w:val="0"/>
          <w:sz w:val="24"/>
          <w:szCs w:val="24"/>
        </w:rPr>
        <w:t>”</w:t>
      </w:r>
      <w:proofErr w:type="gramEnd"/>
      <w:r w:rsidR="00575F6B" w:rsidRPr="00575F6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,</w:t>
      </w:r>
      <w:r w:rsidR="00575F6B" w:rsidRPr="00575F6B"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 w:rsidR="00575F6B" w:rsidRPr="00575F6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表示张三喜欢产品A.</w:t>
      </w:r>
      <w:r w:rsidR="00575F6B" w:rsidRPr="00575F6B"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 w:rsidR="00575F6B" w:rsidRPr="00575F6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且</w:t>
      </w:r>
      <w:proofErr w:type="spellStart"/>
      <w:r w:rsidR="00575F6B" w:rsidRPr="00575F6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Data</w:t>
      </w:r>
      <w:r w:rsidR="00575F6B" w:rsidRPr="00575F6B">
        <w:rPr>
          <w:rStyle w:val="a8"/>
          <w:rFonts w:ascii="楷体" w:eastAsia="楷体" w:hAnsi="楷体"/>
          <w:b w:val="0"/>
          <w:bCs w:val="0"/>
          <w:sz w:val="24"/>
          <w:szCs w:val="24"/>
        </w:rPr>
        <w:t>Frame</w:t>
      </w:r>
      <w:proofErr w:type="spellEnd"/>
      <w:r w:rsidR="00575F6B" w:rsidRPr="00575F6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不仅限于使用数字类型数据,</w:t>
      </w:r>
      <w:r w:rsidR="00575F6B" w:rsidRPr="00575F6B"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 w:rsidR="00575F6B" w:rsidRPr="00575F6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也可以使用字符串。</w:t>
      </w:r>
    </w:p>
    <w:p w14:paraId="53231BFD" w14:textId="77ED47D1" w:rsidR="0054605D" w:rsidRPr="0054605D" w:rsidRDefault="0054605D" w:rsidP="00943F92">
      <w:pPr>
        <w:rPr>
          <w:rFonts w:ascii="楷体" w:eastAsia="楷体" w:hAnsi="楷体"/>
          <w:color w:val="222222"/>
          <w:sz w:val="24"/>
          <w:szCs w:val="24"/>
          <w:shd w:val="clear" w:color="auto" w:fill="FFFFFF"/>
        </w:rPr>
      </w:pPr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3.如果</w:t>
      </w:r>
      <w:proofErr w:type="spellStart"/>
      <w:r w:rsidRPr="0054605D">
        <w:rPr>
          <w:rFonts w:ascii="楷体" w:eastAsia="楷体" w:hAnsi="楷体"/>
          <w:color w:val="FFFFFF" w:themeColor="background1"/>
          <w:sz w:val="24"/>
          <w:szCs w:val="24"/>
          <w:highlight w:val="red"/>
          <w:shd w:val="clear" w:color="auto" w:fill="FFFFFF"/>
        </w:rPr>
        <w:t>DataFrame</w:t>
      </w:r>
      <w:proofErr w:type="spellEnd"/>
      <w:r w:rsidRPr="0054605D">
        <w:rPr>
          <w:rFonts w:ascii="楷体" w:eastAsia="楷体" w:hAnsi="楷体"/>
          <w:color w:val="FFFFFF" w:themeColor="background1"/>
          <w:sz w:val="24"/>
          <w:szCs w:val="24"/>
          <w:highlight w:val="red"/>
          <w:shd w:val="clear" w:color="auto" w:fill="FFFFFF"/>
        </w:rPr>
        <w:t>是表，则Series是列表</w:t>
      </w:r>
      <w:r w:rsidRPr="0054605D">
        <w:rPr>
          <w:rFonts w:ascii="楷体" w:eastAsia="楷体" w:hAnsi="楷体" w:hint="eastAsia"/>
          <w:sz w:val="24"/>
          <w:szCs w:val="24"/>
          <w:shd w:val="clear" w:color="auto" w:fill="FFFFFF"/>
        </w:rPr>
        <w:t>。</w:t>
      </w:r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Series本质上是</w:t>
      </w:r>
      <w:proofErr w:type="spellStart"/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DataFrame</w:t>
      </w:r>
      <w:proofErr w:type="spellEnd"/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的单个列。但是，</w:t>
      </w:r>
      <w:r w:rsidRPr="0054605D">
        <w:rPr>
          <w:rFonts w:ascii="楷体" w:eastAsia="楷体" w:hAnsi="楷体"/>
          <w:color w:val="FFFFFF" w:themeColor="background1"/>
          <w:sz w:val="24"/>
          <w:szCs w:val="24"/>
          <w:highlight w:val="red"/>
          <w:shd w:val="clear" w:color="auto" w:fill="FFFFFF"/>
        </w:rPr>
        <w:t>Series没有列名</w:t>
      </w:r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，它只有一个总名称</w:t>
      </w:r>
      <w:r w:rsidRPr="0054605D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。</w:t>
      </w:r>
    </w:p>
    <w:p w14:paraId="6561867E" w14:textId="5A87BF31" w:rsidR="0054605D" w:rsidRDefault="0054605D" w:rsidP="00943F92">
      <w:pPr>
        <w:rPr>
          <w:rFonts w:ascii="楷体" w:eastAsia="楷体" w:hAnsi="楷体"/>
          <w:color w:val="222222"/>
          <w:sz w:val="24"/>
          <w:szCs w:val="24"/>
          <w:shd w:val="clear" w:color="auto" w:fill="FFFFFF"/>
        </w:rPr>
      </w:pPr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4. Series和</w:t>
      </w:r>
      <w:proofErr w:type="spellStart"/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DataFrame</w:t>
      </w:r>
      <w:proofErr w:type="spellEnd"/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密切相关</w:t>
      </w:r>
      <w:r w:rsidRPr="0054605D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。</w:t>
      </w:r>
      <w:proofErr w:type="spellStart"/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DataFrame</w:t>
      </w:r>
      <w:proofErr w:type="spellEnd"/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实际上是</w:t>
      </w:r>
      <w:r w:rsidRPr="0054605D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多列</w:t>
      </w:r>
      <w:r w:rsidRPr="0054605D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Series“粘合在一起”</w:t>
      </w:r>
      <w:r w:rsidRPr="0054605D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的数据</w:t>
      </w:r>
      <w:r w:rsidR="0018531D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结构</w:t>
      </w:r>
      <w:r w:rsidRPr="0054605D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。</w:t>
      </w:r>
    </w:p>
    <w:p w14:paraId="497064B9" w14:textId="77D4F607" w:rsidR="001E2458" w:rsidRDefault="001E2458" w:rsidP="00943F92">
      <w:pPr>
        <w:rPr>
          <w:rFonts w:ascii="楷体" w:eastAsia="楷体" w:hAnsi="楷体"/>
          <w:color w:val="222222"/>
          <w:sz w:val="24"/>
          <w:szCs w:val="24"/>
          <w:shd w:val="clear" w:color="auto" w:fill="FFFFFF"/>
        </w:rPr>
      </w:pPr>
    </w:p>
    <w:p w14:paraId="3FEF6F2B" w14:textId="5F888B94" w:rsidR="001E2458" w:rsidRDefault="001E2458" w:rsidP="00943F92">
      <w:pPr>
        <w:rPr>
          <w:rFonts w:ascii="楷体" w:eastAsia="楷体" w:hAnsi="楷体"/>
          <w:color w:val="222222"/>
          <w:sz w:val="24"/>
          <w:szCs w:val="24"/>
          <w:shd w:val="clear" w:color="auto" w:fill="FFFFFF"/>
        </w:rPr>
      </w:pPr>
    </w:p>
    <w:p w14:paraId="145F8722" w14:textId="2A0B260C" w:rsidR="001E2458" w:rsidRDefault="001E2458" w:rsidP="00943F92">
      <w:pPr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08BF73D4" w14:textId="1AD61428" w:rsidR="001E2458" w:rsidRPr="00A96853" w:rsidRDefault="001E2458" w:rsidP="00A96853">
      <w:pPr>
        <w:pStyle w:val="2"/>
        <w:rPr>
          <w:rStyle w:val="a8"/>
          <w:b/>
          <w:bCs/>
        </w:rPr>
      </w:pPr>
      <w:r w:rsidRPr="00A96853">
        <w:rPr>
          <w:rStyle w:val="a8"/>
          <w:rFonts w:hint="eastAsia"/>
          <w:b/>
          <w:bCs/>
        </w:rPr>
        <w:t>导入数据文件</w:t>
      </w:r>
    </w:p>
    <w:p w14:paraId="21CFFBEE" w14:textId="50E25A67" w:rsidR="001E2458" w:rsidRDefault="001E2458" w:rsidP="001E2458">
      <w:r>
        <w:rPr>
          <w:rFonts w:hint="eastAsia"/>
        </w:rPr>
        <w:t>通常情况下，做数据分析并不需要我们手动创建</w:t>
      </w:r>
      <w:proofErr w:type="spellStart"/>
      <w:r>
        <w:t>D</w:t>
      </w:r>
      <w:r>
        <w:rPr>
          <w:rFonts w:hint="eastAsia"/>
        </w:rPr>
        <w:t>ataframe</w:t>
      </w:r>
      <w:proofErr w:type="spellEnd"/>
      <w:r>
        <w:rPr>
          <w:rFonts w:hint="eastAsia"/>
        </w:rPr>
        <w:t>和Series，而是通过导入外部文件，常用的文件类型有CSV和Excel。</w:t>
      </w:r>
    </w:p>
    <w:p w14:paraId="65339C8D" w14:textId="5ACCC0BF" w:rsidR="001E2458" w:rsidRDefault="001E2458" w:rsidP="001E2458">
      <w:pPr>
        <w:pStyle w:val="a3"/>
        <w:numPr>
          <w:ilvl w:val="3"/>
          <w:numId w:val="4"/>
        </w:numPr>
        <w:ind w:left="426" w:firstLineChars="0"/>
      </w:pPr>
      <w:r>
        <w:rPr>
          <w:rFonts w:hint="eastAsia"/>
        </w:rPr>
        <w:t>导入CSV文件</w:t>
      </w:r>
    </w:p>
    <w:p w14:paraId="7C0B352D" w14:textId="5D37C21C" w:rsidR="00780B08" w:rsidRDefault="00780B08" w:rsidP="00780B08">
      <w:pPr>
        <w:pStyle w:val="a3"/>
        <w:ind w:left="426" w:firstLineChars="0" w:firstLine="0"/>
      </w:pPr>
      <w:r>
        <w:t>P</w:t>
      </w:r>
      <w:r>
        <w:rPr>
          <w:rFonts w:hint="eastAsia"/>
        </w:rPr>
        <w:t>andas为我们提供了</w:t>
      </w:r>
      <w:proofErr w:type="spellStart"/>
      <w:r>
        <w:rPr>
          <w:rFonts w:hint="eastAsia"/>
        </w:rPr>
        <w:t>read_csv</w:t>
      </w:r>
      <w:proofErr w:type="spellEnd"/>
      <w:r>
        <w:rPr>
          <w:rFonts w:hint="eastAsia"/>
        </w:rPr>
        <w:t>()函数来读取csv格式的数据并将csv文件的内容转换成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.</w:t>
      </w:r>
    </w:p>
    <w:p w14:paraId="59ADFCE0" w14:textId="07970229" w:rsidR="001E2458" w:rsidRDefault="00780B08" w:rsidP="001E2458">
      <w:pPr>
        <w:pStyle w:val="a3"/>
        <w:ind w:left="426" w:firstLineChars="0" w:firstLine="0"/>
      </w:pPr>
      <w:r>
        <w:rPr>
          <w:rFonts w:hint="eastAsia"/>
        </w:rPr>
        <w:t>e.g.</w:t>
      </w:r>
      <w:r>
        <w:t xml:space="preserve"> </w:t>
      </w:r>
      <w:proofErr w:type="spellStart"/>
      <w:r w:rsidR="00DE6B71">
        <w:t>data_name</w:t>
      </w:r>
      <w:proofErr w:type="spellEnd"/>
      <w:r w:rsidR="00DE6B71">
        <w:t xml:space="preserve"> = </w:t>
      </w:r>
      <w:r w:rsidR="00DE6B71">
        <w:rPr>
          <w:rFonts w:hint="eastAsia"/>
        </w:rPr>
        <w:t>pd.</w:t>
      </w:r>
      <w:r w:rsidR="00DE6B71">
        <w:t>read_csv(‘file_name.csv)</w:t>
      </w:r>
    </w:p>
    <w:p w14:paraId="14DEA71C" w14:textId="77777777" w:rsidR="00780B08" w:rsidRDefault="00780B08">
      <w:pPr>
        <w:widowControl/>
        <w:jc w:val="left"/>
      </w:pPr>
      <w:r>
        <w:br w:type="page"/>
      </w:r>
    </w:p>
    <w:p w14:paraId="35B04C53" w14:textId="3CBDA81A" w:rsidR="00DE6B71" w:rsidRDefault="00780B08" w:rsidP="00780B08">
      <w:pPr>
        <w:pStyle w:val="a3"/>
        <w:numPr>
          <w:ilvl w:val="3"/>
          <w:numId w:val="4"/>
        </w:numPr>
        <w:ind w:left="426" w:firstLineChars="0"/>
      </w:pPr>
      <w:r>
        <w:rPr>
          <w:rFonts w:hint="eastAsia"/>
        </w:rPr>
        <w:lastRenderedPageBreak/>
        <w:t>导入Excel文件</w:t>
      </w:r>
    </w:p>
    <w:p w14:paraId="52E6B97F" w14:textId="75215611" w:rsidR="00780B08" w:rsidRDefault="00780B08" w:rsidP="00780B08">
      <w:pPr>
        <w:pStyle w:val="a3"/>
        <w:ind w:left="426" w:firstLineChars="0" w:firstLine="0"/>
      </w:pPr>
      <w:proofErr w:type="spellStart"/>
      <w:r>
        <w:t>D</w:t>
      </w:r>
      <w:r>
        <w:rPr>
          <w:rFonts w:hint="eastAsia"/>
        </w:rPr>
        <w:t>ata_name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spellStart"/>
      <w:r>
        <w:rPr>
          <w:rFonts w:hint="eastAsia"/>
        </w:rPr>
        <w:t>read_excel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file_name.xls</w:t>
      </w:r>
      <w:r>
        <w:t>’</w:t>
      </w:r>
      <w:r>
        <w:rPr>
          <w:rFonts w:hint="eastAsia"/>
        </w:rPr>
        <w:t>)</w:t>
      </w:r>
    </w:p>
    <w:p w14:paraId="1AEFC36A" w14:textId="72ECF392" w:rsidR="00A96853" w:rsidRDefault="00A96853" w:rsidP="00A96853"/>
    <w:p w14:paraId="07491391" w14:textId="198047F8" w:rsidR="00A96853" w:rsidRDefault="00A96853" w:rsidP="00A96853"/>
    <w:p w14:paraId="6955A199" w14:textId="52DF6D1F" w:rsidR="00A96853" w:rsidRDefault="00A96853" w:rsidP="00A96853">
      <w:pPr>
        <w:pStyle w:val="2"/>
      </w:pPr>
      <w:r>
        <w:rPr>
          <w:rFonts w:hint="eastAsia"/>
        </w:rPr>
        <w:t>导出数据</w:t>
      </w:r>
    </w:p>
    <w:p w14:paraId="0197BDA1" w14:textId="77777777" w:rsidR="00A96853" w:rsidRPr="00A96853" w:rsidRDefault="00A96853" w:rsidP="00A96853">
      <w:pPr>
        <w:pStyle w:val="a3"/>
        <w:widowControl/>
        <w:numPr>
          <w:ilvl w:val="0"/>
          <w:numId w:val="6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导出csv文件</w:t>
      </w:r>
    </w:p>
    <w:p w14:paraId="29CFEC13" w14:textId="14914224" w:rsidR="00A96853" w:rsidRPr="00A96853" w:rsidRDefault="00A96853" w:rsidP="00A96853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96853">
        <w:rPr>
          <w:rFonts w:ascii="宋体" w:eastAsia="宋体" w:hAnsi="宋体" w:cs="宋体"/>
          <w:color w:val="333333"/>
          <w:kern w:val="0"/>
          <w:szCs w:val="21"/>
        </w:rPr>
        <w:t>df</w:t>
      </w:r>
      <w:r w:rsidRPr="00A96853">
        <w:rPr>
          <w:rFonts w:ascii="宋体" w:eastAsia="宋体" w:hAnsi="宋体" w:cs="宋体"/>
          <w:color w:val="666666"/>
          <w:kern w:val="0"/>
          <w:szCs w:val="21"/>
        </w:rPr>
        <w:t>.</w:t>
      </w:r>
      <w:r w:rsidRPr="00A96853">
        <w:rPr>
          <w:rFonts w:ascii="宋体" w:eastAsia="宋体" w:hAnsi="宋体" w:cs="宋体"/>
          <w:color w:val="333333"/>
          <w:kern w:val="0"/>
          <w:szCs w:val="21"/>
        </w:rPr>
        <w:t>to_csv</w:t>
      </w:r>
      <w:proofErr w:type="spellEnd"/>
      <w:r w:rsidRPr="00A96853">
        <w:rPr>
          <w:rFonts w:ascii="宋体" w:eastAsia="宋体" w:hAnsi="宋体" w:cs="宋体"/>
          <w:color w:val="000000"/>
          <w:kern w:val="0"/>
          <w:szCs w:val="21"/>
        </w:rPr>
        <w:t>(</w:t>
      </w:r>
      <w:r>
        <w:rPr>
          <w:rFonts w:ascii="宋体" w:eastAsia="宋体" w:hAnsi="宋体" w:cs="宋体"/>
          <w:color w:val="000000"/>
          <w:kern w:val="0"/>
          <w:szCs w:val="21"/>
        </w:rPr>
        <w:t>‘</w:t>
      </w:r>
      <w:proofErr w:type="spellStart"/>
      <w:r w:rsidRPr="00A96853">
        <w:rPr>
          <w:rFonts w:ascii="宋体" w:eastAsia="宋体" w:hAnsi="宋体" w:cs="宋体"/>
          <w:color w:val="333333"/>
          <w:kern w:val="0"/>
          <w:szCs w:val="21"/>
        </w:rPr>
        <w:t>file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_</w:t>
      </w:r>
      <w:r w:rsidRPr="00A96853">
        <w:rPr>
          <w:rFonts w:ascii="宋体" w:eastAsia="宋体" w:hAnsi="宋体" w:cs="宋体"/>
          <w:color w:val="333333"/>
          <w:kern w:val="0"/>
          <w:szCs w:val="21"/>
        </w:rPr>
        <w:t>name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’</w:t>
      </w:r>
      <w:r w:rsidRPr="00A96853">
        <w:rPr>
          <w:rFonts w:ascii="宋体" w:eastAsia="宋体" w:hAnsi="宋体" w:cs="宋体"/>
          <w:color w:val="000000"/>
          <w:kern w:val="0"/>
          <w:szCs w:val="21"/>
        </w:rPr>
        <w:t xml:space="preserve">) </w:t>
      </w:r>
    </w:p>
    <w:p w14:paraId="6B038B12" w14:textId="77777777" w:rsidR="00A96853" w:rsidRPr="00A96853" w:rsidRDefault="00A96853" w:rsidP="00A96853">
      <w:pPr>
        <w:pStyle w:val="a3"/>
        <w:widowControl/>
        <w:numPr>
          <w:ilvl w:val="0"/>
          <w:numId w:val="6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导出Excel文件</w:t>
      </w:r>
    </w:p>
    <w:p w14:paraId="28A067B3" w14:textId="24BEB0BD" w:rsidR="00A96853" w:rsidRDefault="00A96853" w:rsidP="00A96853">
      <w:pPr>
        <w:pStyle w:val="a3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96853">
        <w:rPr>
          <w:rFonts w:ascii="宋体" w:eastAsia="宋体" w:hAnsi="宋体" w:cs="宋体"/>
          <w:color w:val="333333"/>
          <w:kern w:val="0"/>
          <w:szCs w:val="21"/>
        </w:rPr>
        <w:t>df</w:t>
      </w:r>
      <w:r w:rsidRPr="00A96853">
        <w:rPr>
          <w:rFonts w:ascii="宋体" w:eastAsia="宋体" w:hAnsi="宋体" w:cs="宋体"/>
          <w:color w:val="666666"/>
          <w:kern w:val="0"/>
          <w:szCs w:val="21"/>
        </w:rPr>
        <w:t>.</w:t>
      </w:r>
      <w:r w:rsidRPr="00A96853">
        <w:rPr>
          <w:rFonts w:ascii="宋体" w:eastAsia="宋体" w:hAnsi="宋体" w:cs="宋体"/>
          <w:color w:val="333333"/>
          <w:kern w:val="0"/>
          <w:szCs w:val="21"/>
        </w:rPr>
        <w:t>to_excel</w:t>
      </w:r>
      <w:proofErr w:type="spellEnd"/>
      <w:r w:rsidRPr="00A96853">
        <w:rPr>
          <w:rFonts w:ascii="宋体" w:eastAsia="宋体" w:hAnsi="宋体" w:cs="宋体"/>
          <w:color w:val="000000"/>
          <w:kern w:val="0"/>
          <w:szCs w:val="21"/>
        </w:rPr>
        <w:t>(</w:t>
      </w:r>
      <w:r>
        <w:rPr>
          <w:rFonts w:ascii="宋体" w:eastAsia="宋体" w:hAnsi="宋体" w:cs="宋体"/>
          <w:color w:val="000000"/>
          <w:kern w:val="0"/>
          <w:szCs w:val="21"/>
        </w:rPr>
        <w:t>‘</w:t>
      </w:r>
      <w:proofErr w:type="spellStart"/>
      <w:r w:rsidRPr="00A96853">
        <w:rPr>
          <w:rFonts w:ascii="宋体" w:eastAsia="宋体" w:hAnsi="宋体" w:cs="宋体"/>
          <w:color w:val="333333"/>
          <w:kern w:val="0"/>
          <w:szCs w:val="21"/>
        </w:rPr>
        <w:t>file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_</w:t>
      </w:r>
      <w:r w:rsidRPr="00A96853">
        <w:rPr>
          <w:rFonts w:ascii="宋体" w:eastAsia="宋体" w:hAnsi="宋体" w:cs="宋体"/>
          <w:color w:val="333333"/>
          <w:kern w:val="0"/>
          <w:szCs w:val="21"/>
        </w:rPr>
        <w:t>name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’</w:t>
      </w:r>
      <w:r w:rsidRPr="00A96853">
        <w:rPr>
          <w:rFonts w:ascii="宋体" w:eastAsia="宋体" w:hAnsi="宋体" w:cs="宋体"/>
          <w:color w:val="000000"/>
          <w:kern w:val="0"/>
          <w:szCs w:val="21"/>
        </w:rPr>
        <w:t xml:space="preserve">) </w:t>
      </w:r>
    </w:p>
    <w:p w14:paraId="13F41CCF" w14:textId="4DE0F84E" w:rsidR="0018531D" w:rsidRDefault="0018531D" w:rsidP="0018531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4AA29FB4" w14:textId="5BD58E49" w:rsidR="0018531D" w:rsidRDefault="0018531D" w:rsidP="0018531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2AC074D1" w14:textId="344E37CA" w:rsidR="0018531D" w:rsidRDefault="0018531D" w:rsidP="0018531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7BF0D43" w14:textId="41620D17" w:rsidR="0018531D" w:rsidRDefault="0018531D" w:rsidP="0018531D">
      <w:pPr>
        <w:pStyle w:val="1"/>
      </w:pPr>
      <w:r>
        <w:rPr>
          <w:rFonts w:hint="eastAsia"/>
        </w:rPr>
        <w:t>查看数据基本信息</w:t>
      </w:r>
    </w:p>
    <w:p w14:paraId="699D0F62" w14:textId="5B6EBD57" w:rsidR="0018531D" w:rsidRDefault="001F6D6D" w:rsidP="0018531D">
      <w:r>
        <w:rPr>
          <w:rFonts w:hint="eastAsia"/>
        </w:rPr>
        <w:t>通常我们拿到一份数据,需要对数据内容有一个基本的概念和对数据框架的了解.</w:t>
      </w:r>
      <w:r>
        <w:t xml:space="preserve"> </w:t>
      </w:r>
      <w:r>
        <w:rPr>
          <w:rFonts w:hint="eastAsia"/>
        </w:rPr>
        <w:t>下面我们将通过一个案例, 对pandas当中常用的一些查看数据内容的方法进行讲解.</w:t>
      </w:r>
    </w:p>
    <w:p w14:paraId="4262A65F" w14:textId="415F5EB9" w:rsidR="001F6D6D" w:rsidRDefault="001F6D6D" w:rsidP="0018531D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t>在这个案例里，我们将查看澳大利亚墨尔本的房价数据。</w:t>
      </w:r>
    </w:p>
    <w:p w14:paraId="02C1B7ED" w14:textId="5FADE19C" w:rsidR="001F6D6D" w:rsidRDefault="001F6D6D" w:rsidP="0018531D">
      <w:r>
        <w:rPr>
          <w:noProof/>
        </w:rPr>
        <w:drawing>
          <wp:inline distT="0" distB="0" distL="0" distR="0" wp14:anchorId="73BE0654" wp14:editId="0D5DB9CF">
            <wp:extent cx="5731510" cy="31800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F1CD" w14:textId="77777777" w:rsidR="001F6D6D" w:rsidRPr="001F6D6D" w:rsidRDefault="001F6D6D" w:rsidP="001F6D6D">
      <w:pPr>
        <w:pStyle w:val="a3"/>
        <w:numPr>
          <w:ilvl w:val="0"/>
          <w:numId w:val="7"/>
        </w:numPr>
        <w:ind w:firstLineChars="0"/>
        <w:rPr>
          <w:rStyle w:val="a8"/>
          <w:b w:val="0"/>
          <w:bCs w:val="0"/>
        </w:rPr>
      </w:pPr>
      <w:r w:rsidRPr="001F6D6D">
        <w:rPr>
          <w:rStyle w:val="a8"/>
          <w:sz w:val="23"/>
          <w:szCs w:val="23"/>
        </w:rPr>
        <w:t>查看数据，掐头看尾</w:t>
      </w:r>
    </w:p>
    <w:p w14:paraId="2CB517D8" w14:textId="5E02C534" w:rsidR="001F6D6D" w:rsidRDefault="001F6D6D" w:rsidP="001F6D6D">
      <w:pPr>
        <w:pStyle w:val="a3"/>
        <w:ind w:left="360" w:firstLineChars="0" w:firstLine="0"/>
        <w:rPr>
          <w:sz w:val="23"/>
          <w:szCs w:val="23"/>
        </w:rPr>
      </w:pPr>
      <w:r w:rsidRPr="001F6D6D">
        <w:rPr>
          <w:sz w:val="23"/>
          <w:szCs w:val="23"/>
        </w:rPr>
        <w:t>很多时候我们想要对数据内容做一个总</w:t>
      </w:r>
      <w:proofErr w:type="gramStart"/>
      <w:r w:rsidRPr="001F6D6D">
        <w:rPr>
          <w:sz w:val="23"/>
          <w:szCs w:val="23"/>
        </w:rPr>
        <w:t>览</w:t>
      </w:r>
      <w:proofErr w:type="gramEnd"/>
      <w:r w:rsidRPr="001F6D6D">
        <w:rPr>
          <w:sz w:val="23"/>
          <w:szCs w:val="23"/>
        </w:rPr>
        <w:t>，用</w:t>
      </w:r>
      <w:proofErr w:type="spellStart"/>
      <w:r w:rsidRPr="001F6D6D">
        <w:rPr>
          <w:sz w:val="23"/>
          <w:szCs w:val="23"/>
        </w:rPr>
        <w:t>df.head</w:t>
      </w:r>
      <w:proofErr w:type="spellEnd"/>
      <w:r w:rsidRPr="001F6D6D">
        <w:rPr>
          <w:sz w:val="23"/>
          <w:szCs w:val="23"/>
        </w:rPr>
        <w:t>()</w:t>
      </w:r>
      <w:r>
        <w:rPr>
          <w:rFonts w:hint="eastAsia"/>
          <w:sz w:val="23"/>
          <w:szCs w:val="23"/>
        </w:rPr>
        <w:t>和</w:t>
      </w:r>
      <w:proofErr w:type="spellStart"/>
      <w:r>
        <w:rPr>
          <w:rFonts w:hint="eastAsia"/>
          <w:sz w:val="23"/>
          <w:szCs w:val="23"/>
        </w:rPr>
        <w:t>df</w:t>
      </w:r>
      <w:r>
        <w:rPr>
          <w:sz w:val="23"/>
          <w:szCs w:val="23"/>
        </w:rPr>
        <w:t>.tail</w:t>
      </w:r>
      <w:proofErr w:type="spellEnd"/>
      <w:r>
        <w:rPr>
          <w:sz w:val="23"/>
          <w:szCs w:val="23"/>
        </w:rPr>
        <w:t>()</w:t>
      </w:r>
      <w:r w:rsidRPr="001F6D6D">
        <w:rPr>
          <w:sz w:val="23"/>
          <w:szCs w:val="23"/>
        </w:rPr>
        <w:t>函数</w:t>
      </w:r>
      <w:r>
        <w:rPr>
          <w:rFonts w:hint="eastAsia"/>
          <w:sz w:val="23"/>
          <w:szCs w:val="23"/>
        </w:rPr>
        <w:t>可以直接查看数据的前5行和最后5行.</w:t>
      </w:r>
      <w:r>
        <w:rPr>
          <w:sz w:val="23"/>
          <w:szCs w:val="23"/>
        </w:rPr>
        <w:t xml:space="preserve"> </w:t>
      </w:r>
      <w:r w:rsidRPr="001F6D6D">
        <w:rPr>
          <w:sz w:val="23"/>
          <w:szCs w:val="23"/>
        </w:rPr>
        <w:t>这两个参数内可以传入一个数值来控制查看的行数，例如</w:t>
      </w:r>
      <w:proofErr w:type="spellStart"/>
      <w:r w:rsidRPr="001F6D6D">
        <w:rPr>
          <w:sz w:val="23"/>
          <w:szCs w:val="23"/>
        </w:rPr>
        <w:t>df.head</w:t>
      </w:r>
      <w:proofErr w:type="spellEnd"/>
      <w:r w:rsidRPr="001F6D6D">
        <w:rPr>
          <w:sz w:val="23"/>
          <w:szCs w:val="23"/>
        </w:rPr>
        <w:t>(10)</w:t>
      </w:r>
      <w:r>
        <w:rPr>
          <w:rFonts w:hint="eastAsia"/>
          <w:sz w:val="23"/>
          <w:szCs w:val="23"/>
        </w:rPr>
        <w:t>和</w:t>
      </w:r>
      <w:proofErr w:type="spellStart"/>
      <w:r>
        <w:rPr>
          <w:rFonts w:hint="eastAsia"/>
          <w:sz w:val="23"/>
          <w:szCs w:val="23"/>
        </w:rPr>
        <w:t>df</w:t>
      </w:r>
      <w:r>
        <w:rPr>
          <w:sz w:val="23"/>
          <w:szCs w:val="23"/>
        </w:rPr>
        <w:t>.tail</w:t>
      </w:r>
      <w:proofErr w:type="spellEnd"/>
      <w:r>
        <w:rPr>
          <w:sz w:val="23"/>
          <w:szCs w:val="23"/>
        </w:rPr>
        <w:t xml:space="preserve">(15), </w:t>
      </w:r>
      <w:r w:rsidRPr="001F6D6D">
        <w:rPr>
          <w:sz w:val="23"/>
          <w:szCs w:val="23"/>
        </w:rPr>
        <w:t>表示查看前10行数</w:t>
      </w:r>
      <w:r>
        <w:rPr>
          <w:rFonts w:hint="eastAsia"/>
          <w:sz w:val="23"/>
          <w:szCs w:val="23"/>
        </w:rPr>
        <w:t>据和最后1</w:t>
      </w:r>
      <w:r>
        <w:rPr>
          <w:sz w:val="23"/>
          <w:szCs w:val="23"/>
        </w:rPr>
        <w:t>5</w:t>
      </w:r>
      <w:r>
        <w:rPr>
          <w:rFonts w:hint="eastAsia"/>
          <w:sz w:val="23"/>
          <w:szCs w:val="23"/>
        </w:rPr>
        <w:t>行数据.</w:t>
      </w:r>
    </w:p>
    <w:p w14:paraId="2B545533" w14:textId="73E4F1EF" w:rsidR="00C6105F" w:rsidRDefault="00C6105F" w:rsidP="001F6D6D">
      <w:pPr>
        <w:pStyle w:val="a3"/>
        <w:ind w:left="360" w:firstLineChars="0" w:firstLine="0"/>
        <w:rPr>
          <w:sz w:val="23"/>
          <w:szCs w:val="23"/>
        </w:rPr>
      </w:pPr>
      <w:r>
        <w:rPr>
          <w:rFonts w:hint="eastAsia"/>
          <w:sz w:val="23"/>
          <w:szCs w:val="23"/>
        </w:rPr>
        <w:lastRenderedPageBreak/>
        <w:t>查看数据的前1</w:t>
      </w:r>
      <w:r>
        <w:rPr>
          <w:sz w:val="23"/>
          <w:szCs w:val="23"/>
        </w:rPr>
        <w:t>0</w:t>
      </w:r>
      <w:r>
        <w:rPr>
          <w:rFonts w:hint="eastAsia"/>
          <w:sz w:val="23"/>
          <w:szCs w:val="23"/>
        </w:rPr>
        <w:t>行:</w:t>
      </w:r>
      <w:r>
        <w:rPr>
          <w:sz w:val="23"/>
          <w:szCs w:val="23"/>
        </w:rPr>
        <w:t xml:space="preserve"> </w:t>
      </w:r>
    </w:p>
    <w:p w14:paraId="4D45CFC1" w14:textId="312245FA" w:rsidR="00C6105F" w:rsidRDefault="00C6105F" w:rsidP="001F6D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08C500" wp14:editId="6BC775E5">
            <wp:extent cx="5731510" cy="27946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C9CB" w14:textId="77777777" w:rsidR="009E627A" w:rsidRDefault="009E627A" w:rsidP="001F6D6D">
      <w:pPr>
        <w:pStyle w:val="a3"/>
        <w:ind w:left="360" w:firstLineChars="0" w:firstLine="0"/>
      </w:pPr>
    </w:p>
    <w:p w14:paraId="7604578C" w14:textId="77777777" w:rsidR="009E627A" w:rsidRDefault="009E627A" w:rsidP="001F6D6D">
      <w:pPr>
        <w:pStyle w:val="a3"/>
        <w:ind w:left="360" w:firstLineChars="0" w:firstLine="0"/>
      </w:pPr>
    </w:p>
    <w:p w14:paraId="0AE34DE2" w14:textId="66CA329B" w:rsidR="00C6105F" w:rsidRDefault="00C6105F" w:rsidP="001F6D6D">
      <w:pPr>
        <w:pStyle w:val="a3"/>
        <w:ind w:left="360" w:firstLineChars="0" w:firstLine="0"/>
      </w:pPr>
      <w:r>
        <w:rPr>
          <w:rFonts w:hint="eastAsia"/>
        </w:rPr>
        <w:t>查看数据的后1</w:t>
      </w:r>
      <w:r>
        <w:t>5</w:t>
      </w:r>
      <w:r>
        <w:rPr>
          <w:rFonts w:hint="eastAsia"/>
        </w:rPr>
        <w:t>行:</w:t>
      </w:r>
    </w:p>
    <w:p w14:paraId="360AA309" w14:textId="4B406E5C" w:rsidR="00C6105F" w:rsidRDefault="00C6105F" w:rsidP="001F6D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2F6447" wp14:editId="6999C5A6">
            <wp:extent cx="5731510" cy="4116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3696" w14:textId="77777777" w:rsidR="00C6105F" w:rsidRDefault="00C6105F" w:rsidP="00C6105F">
      <w:pPr>
        <w:rPr>
          <w:rFonts w:ascii="Microsoft YaHei UI" w:eastAsia="Microsoft YaHei UI" w:hAnsi="Microsoft YaHei UI"/>
          <w:b/>
          <w:bCs/>
          <w:color w:val="333333"/>
          <w:spacing w:val="8"/>
          <w:sz w:val="23"/>
          <w:szCs w:val="23"/>
          <w:shd w:val="clear" w:color="auto" w:fill="FFFFFF"/>
        </w:rPr>
      </w:pPr>
    </w:p>
    <w:p w14:paraId="56B82EDE" w14:textId="77777777" w:rsidR="00C6105F" w:rsidRDefault="00C6105F" w:rsidP="00C6105F">
      <w:pPr>
        <w:rPr>
          <w:rFonts w:ascii="Microsoft YaHei UI" w:eastAsia="Microsoft YaHei UI" w:hAnsi="Microsoft YaHei UI"/>
          <w:b/>
          <w:bCs/>
          <w:color w:val="333333"/>
          <w:spacing w:val="8"/>
          <w:sz w:val="23"/>
          <w:szCs w:val="23"/>
          <w:shd w:val="clear" w:color="auto" w:fill="FFFFFF"/>
        </w:rPr>
      </w:pPr>
    </w:p>
    <w:p w14:paraId="3681CA19" w14:textId="77777777" w:rsidR="00C6105F" w:rsidRDefault="00C6105F" w:rsidP="00C6105F">
      <w:pPr>
        <w:rPr>
          <w:rFonts w:ascii="Microsoft YaHei UI" w:eastAsia="Microsoft YaHei UI" w:hAnsi="Microsoft YaHei UI"/>
          <w:b/>
          <w:bCs/>
          <w:color w:val="333333"/>
          <w:spacing w:val="8"/>
          <w:sz w:val="23"/>
          <w:szCs w:val="23"/>
          <w:shd w:val="clear" w:color="auto" w:fill="FFFFFF"/>
        </w:rPr>
      </w:pPr>
    </w:p>
    <w:p w14:paraId="451B9A39" w14:textId="7CFFAC8A" w:rsidR="00C6105F" w:rsidRPr="00C6105F" w:rsidRDefault="00C6105F" w:rsidP="00C6105F">
      <w:pPr>
        <w:pStyle w:val="a3"/>
        <w:numPr>
          <w:ilvl w:val="0"/>
          <w:numId w:val="7"/>
        </w:numPr>
        <w:ind w:firstLineChars="0"/>
      </w:pPr>
      <w:r w:rsidRPr="00C6105F">
        <w:rPr>
          <w:rFonts w:ascii="Microsoft YaHei UI" w:eastAsia="Microsoft YaHei UI" w:hAnsi="Microsoft YaHei UI" w:hint="eastAsia"/>
          <w:b/>
          <w:bCs/>
          <w:color w:val="333333"/>
          <w:spacing w:val="8"/>
          <w:sz w:val="23"/>
          <w:szCs w:val="23"/>
          <w:shd w:val="clear" w:color="auto" w:fill="FFFFFF"/>
        </w:rPr>
        <w:t>查看index和columns</w:t>
      </w:r>
    </w:p>
    <w:p w14:paraId="606A1720" w14:textId="259CE795" w:rsidR="00A96853" w:rsidRDefault="00C6105F" w:rsidP="00C6105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EAEB5E" wp14:editId="66DD531A">
            <wp:extent cx="5731510" cy="16522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0710" w14:textId="05B1EBB8" w:rsidR="00C6105F" w:rsidRDefault="00C6105F" w:rsidP="00C6105F"/>
    <w:p w14:paraId="15ACB774" w14:textId="010A9687" w:rsidR="00C6105F" w:rsidRDefault="00C6105F" w:rsidP="00C6105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格式查看</w:t>
      </w:r>
    </w:p>
    <w:p w14:paraId="0E3D6E8C" w14:textId="08D67491" w:rsidR="00C6105F" w:rsidRDefault="00C6105F" w:rsidP="00C6105F">
      <w:pPr>
        <w:pStyle w:val="a3"/>
        <w:ind w:left="360" w:firstLineChars="0" w:firstLine="0"/>
      </w:pPr>
      <w:r>
        <w:rPr>
          <w:rFonts w:hint="eastAsia"/>
        </w:rPr>
        <w:t>df.info()函数可以帮助我们查看每一列数据的数据类型</w:t>
      </w:r>
      <w:r w:rsidR="00EA6C36">
        <w:rPr>
          <w:rFonts w:hint="eastAsia"/>
        </w:rPr>
        <w:t>,</w:t>
      </w:r>
      <w:r>
        <w:rPr>
          <w:rFonts w:hint="eastAsia"/>
        </w:rPr>
        <w:t>及缺失情况.</w:t>
      </w:r>
      <w:r>
        <w:t xml:space="preserve"> </w:t>
      </w:r>
    </w:p>
    <w:p w14:paraId="02E8F008" w14:textId="16E46A93" w:rsidR="00C6105F" w:rsidRDefault="00C6105F" w:rsidP="00C6105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AB954F" wp14:editId="518BB0CB">
            <wp:extent cx="5723809" cy="4961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3E9A" w14:textId="3067B210" w:rsidR="00EA6C36" w:rsidRDefault="00EA6C36" w:rsidP="00C6105F">
      <w:pPr>
        <w:pStyle w:val="a3"/>
        <w:ind w:left="360" w:firstLineChars="0" w:firstLine="0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 w:rsidRPr="00EA6C36">
        <w:rPr>
          <w:rFonts w:ascii="楷体" w:eastAsia="楷体" w:hAnsi="楷体" w:hint="eastAsia"/>
          <w:sz w:val="24"/>
          <w:szCs w:val="24"/>
        </w:rPr>
        <w:t>通过df</w:t>
      </w:r>
      <w:r w:rsidRPr="00EA6C36">
        <w:rPr>
          <w:rFonts w:ascii="楷体" w:eastAsia="楷体" w:hAnsi="楷体"/>
          <w:sz w:val="24"/>
          <w:szCs w:val="24"/>
        </w:rPr>
        <w:t>.</w:t>
      </w:r>
      <w:r w:rsidRPr="00EA6C36">
        <w:rPr>
          <w:rFonts w:ascii="楷体" w:eastAsia="楷体" w:hAnsi="楷体" w:hint="eastAsia"/>
          <w:sz w:val="24"/>
          <w:szCs w:val="24"/>
        </w:rPr>
        <w:t>info()函数,</w:t>
      </w:r>
      <w:r w:rsidRPr="00EA6C36">
        <w:rPr>
          <w:rFonts w:ascii="楷体" w:eastAsia="楷体" w:hAnsi="楷体"/>
          <w:sz w:val="24"/>
          <w:szCs w:val="24"/>
        </w:rPr>
        <w:t xml:space="preserve"> </w:t>
      </w:r>
      <w:r w:rsidRPr="00EA6C36">
        <w:rPr>
          <w:rFonts w:ascii="楷体" w:eastAsia="楷体" w:hAnsi="楷体" w:hint="eastAsia"/>
          <w:sz w:val="24"/>
          <w:szCs w:val="24"/>
        </w:rPr>
        <w:t>我们可以知道</w:t>
      </w:r>
      <w:r w:rsidRPr="00EA6C36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数据集的行列数，数据集的大小，每一列的数据类型，以及有</w:t>
      </w:r>
      <w:proofErr w:type="gramStart"/>
      <w:r w:rsidRPr="00EA6C36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多少条非空</w:t>
      </w:r>
      <w:proofErr w:type="gramEnd"/>
      <w:r w:rsidRPr="00EA6C36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数据。</w:t>
      </w:r>
    </w:p>
    <w:p w14:paraId="646922C4" w14:textId="6794FE85" w:rsidR="00EA6C36" w:rsidRPr="00EA6C36" w:rsidRDefault="00EA6C36" w:rsidP="00EA6C36">
      <w:pPr>
        <w:pStyle w:val="a3"/>
        <w:widowControl/>
        <w:numPr>
          <w:ilvl w:val="0"/>
          <w:numId w:val="6"/>
        </w:numPr>
        <w:ind w:firstLineChars="0"/>
        <w:jc w:val="left"/>
        <w:rPr>
          <w:rStyle w:val="a8"/>
          <w:rFonts w:ascii="楷体" w:eastAsia="楷体" w:hAnsi="楷体"/>
          <w:b w:val="0"/>
          <w:bCs w:val="0"/>
          <w:color w:val="333333"/>
          <w:spacing w:val="8"/>
          <w:sz w:val="24"/>
          <w:szCs w:val="24"/>
          <w:shd w:val="clear" w:color="auto" w:fill="FFFFFF"/>
        </w:rPr>
      </w:pPr>
      <w:r w:rsidRPr="00EA6C36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br w:type="page"/>
      </w:r>
      <w:r w:rsidRPr="00EA6C36">
        <w:rPr>
          <w:rStyle w:val="a8"/>
          <w:rFonts w:ascii="Microsoft YaHei UI" w:eastAsia="Microsoft YaHei UI" w:hAnsi="Microsoft YaHei UI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统计信息概览</w:t>
      </w:r>
    </w:p>
    <w:p w14:paraId="59F5132D" w14:textId="42B1B71B" w:rsidR="00EA6C36" w:rsidRDefault="00EA6C36" w:rsidP="00EA6C36">
      <w:pPr>
        <w:pStyle w:val="a3"/>
        <w:widowControl/>
        <w:ind w:left="360" w:firstLineChars="0" w:firstLine="0"/>
        <w:jc w:val="left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通过</w:t>
      </w:r>
      <w:proofErr w:type="spellStart"/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df</w:t>
      </w:r>
      <w:r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>.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describe</w:t>
      </w:r>
      <w:proofErr w:type="spellEnd"/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()函数,可以快速计算数值型数据的统计指标,</w:t>
      </w:r>
      <w:r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主要包括:计数</w:t>
      </w:r>
      <w:r w:rsidR="006B10E0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 xml:space="preserve"> count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,</w:t>
      </w:r>
      <w:r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平均值</w:t>
      </w:r>
      <w:r w:rsidR="006B10E0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 xml:space="preserve"> mean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,</w:t>
      </w:r>
      <w:r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 w:rsidR="006B10E0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标准差 std,</w:t>
      </w:r>
      <w:r w:rsidR="006B10E0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 w:rsidR="006B10E0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最小值 min,</w:t>
      </w:r>
      <w:r w:rsidR="006B10E0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 w:rsidR="006B10E0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最大值</w:t>
      </w:r>
      <w:r w:rsidR="006B10E0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 w:rsidR="006B10E0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max,</w:t>
      </w:r>
      <w:r w:rsidR="006B10E0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25</w:t>
      </w:r>
      <w:r w:rsidR="006B10E0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%分位数,</w:t>
      </w:r>
      <w:r w:rsidR="006B10E0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50</w:t>
      </w:r>
      <w:r w:rsidR="006B10E0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%分位数和7</w:t>
      </w:r>
      <w:r w:rsidR="006B10E0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>5</w:t>
      </w:r>
      <w:r w:rsidR="006B10E0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%分位数.</w:t>
      </w:r>
    </w:p>
    <w:p w14:paraId="36CA696A" w14:textId="7B632F0D" w:rsidR="006B10E0" w:rsidRDefault="006B10E0" w:rsidP="00EA6C36">
      <w:pPr>
        <w:pStyle w:val="a3"/>
        <w:widowControl/>
        <w:ind w:left="360" w:firstLineChars="0" w:firstLine="0"/>
        <w:jc w:val="left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 w:rsidRPr="009315AC">
        <w:rPr>
          <w:rFonts w:ascii="楷体" w:eastAsia="楷体" w:hAnsi="楷体" w:hint="eastAsia"/>
          <w:color w:val="333333"/>
          <w:spacing w:val="8"/>
          <w:sz w:val="24"/>
          <w:szCs w:val="24"/>
          <w:highlight w:val="red"/>
          <w:shd w:val="clear" w:color="auto" w:fill="FFFFFF"/>
        </w:rPr>
        <w:t>注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:</w:t>
      </w:r>
      <w:proofErr w:type="spellStart"/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df.describe</w:t>
      </w:r>
      <w:proofErr w:type="spellEnd"/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()函数</w:t>
      </w:r>
      <w:r w:rsidRPr="00A63A34">
        <w:rPr>
          <w:rFonts w:ascii="楷体" w:eastAsia="楷体" w:hAnsi="楷体" w:hint="eastAsia"/>
          <w:color w:val="FF0000"/>
          <w:spacing w:val="8"/>
          <w:sz w:val="24"/>
          <w:szCs w:val="24"/>
          <w:shd w:val="clear" w:color="auto" w:fill="FFFFFF"/>
          <w:rPrChange w:id="16" w:author="张 Holiday" w:date="2020-05-24T21:58:00Z">
            <w:rPr>
              <w:rFonts w:ascii="楷体" w:eastAsia="楷体" w:hAnsi="楷体" w:hint="eastAsia"/>
              <w:color w:val="333333"/>
              <w:spacing w:val="8"/>
              <w:sz w:val="24"/>
              <w:szCs w:val="24"/>
              <w:shd w:val="clear" w:color="auto" w:fill="FFFFFF"/>
            </w:rPr>
          </w:rPrChange>
        </w:rPr>
        <w:t>只针对数值型数据</w:t>
      </w:r>
      <w:r w:rsidR="009315AC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的</w:t>
      </w:r>
      <w:proofErr w:type="gramStart"/>
      <w:r w:rsidR="007976E7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列进行</w:t>
      </w:r>
      <w:proofErr w:type="gramEnd"/>
      <w:r w:rsidR="007976E7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计算</w:t>
      </w:r>
      <w:r w:rsidR="009315AC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。非数值型数据</w:t>
      </w:r>
      <w:ins w:id="17" w:author="张 Holiday" w:date="2020-05-24T22:17:00Z">
        <w:r w:rsidR="00D31DDA"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,</w:t>
        </w:r>
      </w:ins>
      <w:r w:rsidR="009315AC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也就是object</w:t>
      </w:r>
      <w:proofErr w:type="gramStart"/>
      <w:r w:rsidR="009315AC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类不会</w:t>
      </w:r>
      <w:proofErr w:type="gramEnd"/>
      <w:r w:rsidR="009315AC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返回</w:t>
      </w:r>
      <w:r w:rsidR="003A0AAD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统计指标值.</w:t>
      </w:r>
    </w:p>
    <w:p w14:paraId="6E937BA0" w14:textId="6A595A95" w:rsidR="003A0AAD" w:rsidRDefault="006B10E0" w:rsidP="003A0AAD">
      <w:pPr>
        <w:pStyle w:val="a3"/>
        <w:widowControl/>
        <w:ind w:left="360" w:firstLineChars="0" w:firstLine="0"/>
        <w:jc w:val="left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C8FD208" wp14:editId="27F5AA6B">
            <wp:extent cx="5731510" cy="16510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F002" w14:textId="4C4CD0F0" w:rsidR="003A0AAD" w:rsidRDefault="00A63A34" w:rsidP="003A0AAD">
      <w:pPr>
        <w:widowControl/>
        <w:jc w:val="left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ins w:id="18" w:author="张 Holiday" w:date="2020-05-24T22:00:00Z">
        <w:r>
          <w:rPr>
            <w:rFonts w:ascii="楷体" w:eastAsia="楷体" w:hAnsi="楷体"/>
            <w:noProof/>
            <w:color w:val="333333"/>
            <w:spacing w:val="8"/>
            <w:sz w:val="24"/>
            <w:szCs w:val="24"/>
            <w:shd w:val="clear" w:color="auto" w:fill="FFFFFF"/>
          </w:rPr>
          <w:drawing>
            <wp:inline distT="0" distB="0" distL="0" distR="0" wp14:anchorId="39F864EC" wp14:editId="270168B0">
              <wp:extent cx="4667250" cy="895350"/>
              <wp:effectExtent l="0" t="0" r="0" b="0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QQ截图20200524215937.jpg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7250" cy="895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7F126F" w14:textId="2C400E31" w:rsidR="00A63A34" w:rsidRDefault="00A63A34" w:rsidP="003A0AAD">
      <w:pPr>
        <w:widowControl/>
        <w:jc w:val="left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ins w:id="19" w:author="张 Holiday" w:date="2020-05-24T22:00:00Z">
        <w:r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*:</w:t>
        </w:r>
        <w:proofErr w:type="spellStart"/>
        <w:r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df</w:t>
        </w:r>
        <w:r>
          <w:rPr>
            <w:rFonts w:ascii="楷体" w:eastAsia="楷体" w:hAnsi="楷体"/>
            <w:color w:val="333333"/>
            <w:spacing w:val="8"/>
            <w:sz w:val="24"/>
            <w:szCs w:val="24"/>
            <w:shd w:val="clear" w:color="auto" w:fill="FFFFFF"/>
          </w:rPr>
          <w:t>.shape</w:t>
        </w:r>
        <w:proofErr w:type="spellEnd"/>
        <w:r>
          <w:rPr>
            <w:rFonts w:ascii="楷体" w:eastAsia="楷体" w:hAnsi="楷体"/>
            <w:color w:val="333333"/>
            <w:spacing w:val="8"/>
            <w:sz w:val="24"/>
            <w:szCs w:val="24"/>
            <w:shd w:val="clear" w:color="auto" w:fill="FFFFFF"/>
          </w:rPr>
          <w:t>[0]</w:t>
        </w:r>
        <w:r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返回行数</w:t>
        </w:r>
      </w:ins>
      <w:ins w:id="20" w:author="张 Holiday" w:date="2020-05-24T22:01:00Z">
        <w:r>
          <w:rPr>
            <w:rFonts w:ascii="楷体" w:eastAsia="楷体" w:hAnsi="楷体"/>
            <w:color w:val="333333"/>
            <w:spacing w:val="8"/>
            <w:sz w:val="24"/>
            <w:szCs w:val="24"/>
            <w:shd w:val="clear" w:color="auto" w:fill="FFFFFF"/>
          </w:rPr>
          <w:t xml:space="preserve">, </w:t>
        </w:r>
        <w:proofErr w:type="spellStart"/>
        <w:r>
          <w:rPr>
            <w:rFonts w:ascii="楷体" w:eastAsia="楷体" w:hAnsi="楷体"/>
            <w:color w:val="333333"/>
            <w:spacing w:val="8"/>
            <w:sz w:val="24"/>
            <w:szCs w:val="24"/>
            <w:shd w:val="clear" w:color="auto" w:fill="FFFFFF"/>
          </w:rPr>
          <w:t>df.shape</w:t>
        </w:r>
        <w:proofErr w:type="spellEnd"/>
        <w:r>
          <w:rPr>
            <w:rFonts w:ascii="楷体" w:eastAsia="楷体" w:hAnsi="楷体"/>
            <w:color w:val="333333"/>
            <w:spacing w:val="8"/>
            <w:sz w:val="24"/>
            <w:szCs w:val="24"/>
            <w:shd w:val="clear" w:color="auto" w:fill="FFFFFF"/>
          </w:rPr>
          <w:t>[1]</w:t>
        </w:r>
        <w:r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返回列数</w:t>
        </w:r>
      </w:ins>
    </w:p>
    <w:p w14:paraId="762AF651" w14:textId="69386AB3" w:rsidR="003A0AAD" w:rsidRDefault="003A0AAD" w:rsidP="003A0AAD">
      <w:pPr>
        <w:widowControl/>
        <w:jc w:val="left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</w:p>
    <w:p w14:paraId="346236CF" w14:textId="3EB1110E" w:rsidR="003A0AAD" w:rsidRDefault="003A0AAD" w:rsidP="003A0AA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Pandas索引</w:t>
      </w:r>
    </w:p>
    <w:p w14:paraId="29E814B0" w14:textId="57588DDC" w:rsidR="003A0AAD" w:rsidRDefault="003A0AAD" w:rsidP="003A0AA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原生</w:t>
      </w:r>
      <w:r w:rsidR="00427B43">
        <w:rPr>
          <w:rFonts w:hint="eastAsia"/>
        </w:rPr>
        <w:t>索引方法</w:t>
      </w:r>
    </w:p>
    <w:p w14:paraId="7B471DF0" w14:textId="5D55C13D" w:rsidR="00427B43" w:rsidRDefault="00427B43" w:rsidP="00427B43">
      <w:pPr>
        <w:pStyle w:val="a3"/>
        <w:ind w:left="360" w:firstLineChars="0" w:firstLine="0"/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a. 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在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Python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中，我们可以通过将其作为属性访问来访问对象的属性。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例如，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book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对象可能有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title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属性，我们可以通过调用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book.title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来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获取相应信息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。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pandas 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DataFrame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中的列以相同的方式工作。</w:t>
      </w:r>
    </w:p>
    <w:p w14:paraId="3C23C79D" w14:textId="6B054B3A" w:rsidR="00427B43" w:rsidRDefault="00427B43" w:rsidP="00427B43">
      <w:pPr>
        <w:pStyle w:val="a3"/>
        <w:ind w:left="360" w:firstLineChars="0" w:firstLine="0"/>
        <w:rPr>
          <w:rFonts w:ascii="PingFangSC-Regular" w:hAnsi="PingFangSC-Regular" w:hint="eastAsia"/>
          <w:color w:val="FFFFFF" w:themeColor="background1"/>
          <w:szCs w:val="21"/>
          <w:shd w:val="clear" w:color="auto" w:fill="FFFFFF"/>
        </w:rPr>
      </w:pPr>
      <w:r w:rsidRPr="00427B43">
        <w:rPr>
          <w:rFonts w:ascii="PingFangSC-Regular" w:hAnsi="PingFangSC-Regular" w:hint="eastAsia"/>
          <w:color w:val="FFFFFF" w:themeColor="background1"/>
          <w:szCs w:val="21"/>
          <w:highlight w:val="red"/>
          <w:shd w:val="clear" w:color="auto" w:fill="FFFFFF"/>
        </w:rPr>
        <w:t>e.g.</w:t>
      </w:r>
      <w:r w:rsidRPr="00427B43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 xml:space="preserve"> </w:t>
      </w:r>
      <w:r w:rsidRPr="00427B43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访问房价数据的地址属性</w:t>
      </w:r>
    </w:p>
    <w:p w14:paraId="359C13ED" w14:textId="3DE326FD" w:rsidR="00427B43" w:rsidRDefault="00427B43" w:rsidP="00427B43">
      <w:pPr>
        <w:pStyle w:val="a3"/>
        <w:ind w:left="360" w:firstLineChars="0" w:firstLine="0"/>
        <w:rPr>
          <w:color w:val="FFFFFF" w:themeColor="background1"/>
        </w:rPr>
      </w:pPr>
      <w:r>
        <w:rPr>
          <w:noProof/>
        </w:rPr>
        <w:drawing>
          <wp:inline distT="0" distB="0" distL="0" distR="0" wp14:anchorId="227FD59C" wp14:editId="22C141C8">
            <wp:extent cx="5731510" cy="1430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8BFB" w14:textId="12729A63" w:rsidR="00427B43" w:rsidRDefault="00427B43" w:rsidP="00427B43">
      <w:pPr>
        <w:pStyle w:val="a3"/>
        <w:ind w:left="360" w:firstLineChars="0" w:firstLine="0"/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 w:rsidRPr="00427B43">
        <w:rPr>
          <w:rFonts w:hint="eastAsia"/>
        </w:rPr>
        <w:t>b</w:t>
      </w:r>
      <w:r w:rsidRPr="00427B43">
        <w:t>.</w:t>
      </w:r>
      <w:r w:rsidR="009439BF">
        <w:t xml:space="preserve"> </w:t>
      </w:r>
      <w:r>
        <w:rPr>
          <w:rFonts w:hint="eastAsia"/>
        </w:rPr>
        <w:t>在</w:t>
      </w:r>
      <w:r>
        <w:t xml:space="preserve"> 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Python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中有一个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dict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对象，我们可以使用索引</w:t>
      </w:r>
      <w:proofErr w:type="gramStart"/>
      <w:r>
        <w:rPr>
          <w:rFonts w:ascii="PingFangSC-Regular" w:hAnsi="PingFangSC-Regular"/>
          <w:color w:val="222222"/>
          <w:szCs w:val="21"/>
          <w:shd w:val="clear" w:color="auto" w:fill="FFFFFF"/>
        </w:rPr>
        <w:t>（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[</w:t>
      </w:r>
      <w:proofErr w:type="gramEnd"/>
      <w:r>
        <w:rPr>
          <w:rFonts w:ascii="PingFangSC-Regular" w:hAnsi="PingFangSC-Regular"/>
          <w:color w:val="222222"/>
          <w:szCs w:val="21"/>
          <w:shd w:val="clear" w:color="auto" w:fill="FFFFFF"/>
        </w:rPr>
        <w:t>]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）运算符访问它的值。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同样，我们可以对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pandas 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DataFrame</w:t>
      </w:r>
      <w:proofErr w:type="spellEnd"/>
      <w:proofErr w:type="gramStart"/>
      <w:r>
        <w:rPr>
          <w:rFonts w:ascii="PingFangSC-Regular" w:hAnsi="PingFangSC-Regular"/>
          <w:color w:val="222222"/>
          <w:szCs w:val="21"/>
          <w:shd w:val="clear" w:color="auto" w:fill="FFFFFF"/>
        </w:rPr>
        <w:t>列执行</w:t>
      </w:r>
      <w:proofErr w:type="gramEnd"/>
      <w:r>
        <w:rPr>
          <w:rFonts w:ascii="PingFangSC-Regular" w:hAnsi="PingFangSC-Regular"/>
          <w:color w:val="222222"/>
          <w:szCs w:val="21"/>
          <w:shd w:val="clear" w:color="auto" w:fill="FFFFFF"/>
        </w:rPr>
        <w:t>相同的操作。</w:t>
      </w:r>
      <w:r w:rsidR="00D756C4">
        <w:rPr>
          <w:rFonts w:ascii="PingFangSC-Regular" w:hAnsi="PingFangSC-Regular" w:hint="eastAsia"/>
          <w:color w:val="222222"/>
          <w:szCs w:val="21"/>
          <w:shd w:val="clear" w:color="auto" w:fill="FFFFFF"/>
        </w:rPr>
        <w:t>可以传入一个列表</w:t>
      </w:r>
      <w:r w:rsidR="00D756C4">
        <w:rPr>
          <w:rFonts w:ascii="PingFangSC-Regular" w:hAnsi="PingFangSC-Regular" w:hint="eastAsia"/>
          <w:color w:val="222222"/>
          <w:szCs w:val="21"/>
          <w:shd w:val="clear" w:color="auto" w:fill="FFFFFF"/>
        </w:rPr>
        <w:t>[</w:t>
      </w:r>
      <w:r w:rsidR="00D756C4"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 w:rsidR="00D756C4">
        <w:rPr>
          <w:rFonts w:ascii="PingFangSC-Regular" w:hAnsi="PingFangSC-Regular" w:hint="eastAsia"/>
          <w:color w:val="222222"/>
          <w:szCs w:val="21"/>
          <w:shd w:val="clear" w:color="auto" w:fill="FFFFFF"/>
        </w:rPr>
        <w:t>],</w:t>
      </w:r>
      <w:r w:rsidR="00D756C4">
        <w:rPr>
          <w:rFonts w:ascii="PingFangSC-Regular" w:hAnsi="PingFangSC-Regular" w:hint="eastAsia"/>
          <w:color w:val="222222"/>
          <w:szCs w:val="21"/>
          <w:shd w:val="clear" w:color="auto" w:fill="FFFFFF"/>
        </w:rPr>
        <w:t>进行多列的索引</w:t>
      </w:r>
      <w:r w:rsidR="00D756C4">
        <w:rPr>
          <w:rFonts w:ascii="PingFangSC-Regular" w:hAnsi="PingFangSC-Regular" w:hint="eastAsia"/>
          <w:color w:val="222222"/>
          <w:szCs w:val="21"/>
          <w:shd w:val="clear" w:color="auto" w:fill="FFFFFF"/>
        </w:rPr>
        <w:t>.</w:t>
      </w:r>
      <w:r w:rsidR="00D756C4"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</w:p>
    <w:p w14:paraId="379363F7" w14:textId="77777777" w:rsidR="00D756C4" w:rsidRDefault="00D756C4" w:rsidP="00D756C4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608C9188" w14:textId="124BC612" w:rsidR="00D756C4" w:rsidRDefault="00D756C4" w:rsidP="00427B4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4AB779" wp14:editId="5B0CBA16">
            <wp:extent cx="5731510" cy="3276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001C" w14:textId="44A39FB8" w:rsidR="00D756C4" w:rsidRPr="00D756C4" w:rsidRDefault="00D756C4" w:rsidP="00D756C4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t>这是从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pandas 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DataFrame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中选择特定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Series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的两种方法。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它们虽然在语法上</w:t>
      </w:r>
      <w:r w:rsidR="009E627A">
        <w:rPr>
          <w:rFonts w:ascii="PingFangSC-Regular" w:hAnsi="PingFangSC-Regular" w:hint="eastAsia"/>
          <w:color w:val="222222"/>
          <w:szCs w:val="21"/>
          <w:shd w:val="clear" w:color="auto" w:fill="FFFFFF"/>
        </w:rPr>
        <w:t>有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差别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 xml:space="preserve">, 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但达到的目的是一样的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.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不过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,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索引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[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]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运算符在处理的过程中可以保留字符串所在列的列名的优点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.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</w:p>
    <w:p w14:paraId="5158C4B6" w14:textId="77777777" w:rsidR="009E627A" w:rsidRDefault="009E627A" w:rsidP="009439BF">
      <w:pPr>
        <w:ind w:firstLineChars="200" w:firstLine="420"/>
      </w:pPr>
    </w:p>
    <w:p w14:paraId="39DF6CC2" w14:textId="71171138" w:rsidR="009439BF" w:rsidRDefault="009439BF" w:rsidP="009439BF">
      <w:pPr>
        <w:ind w:firstLineChars="200" w:firstLine="420"/>
      </w:pPr>
    </w:p>
    <w:p w14:paraId="52F79E70" w14:textId="2040C08A" w:rsidR="009439BF" w:rsidRDefault="009439BF" w:rsidP="009E627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P</w:t>
      </w:r>
      <w:r>
        <w:t>andas</w:t>
      </w:r>
      <w:r>
        <w:rPr>
          <w:rFonts w:hint="eastAsia"/>
        </w:rPr>
        <w:t>索引方式</w:t>
      </w:r>
    </w:p>
    <w:p w14:paraId="0BB80CF2" w14:textId="77777777" w:rsidR="0072461D" w:rsidRDefault="009439BF" w:rsidP="009439BF">
      <w:pPr>
        <w:ind w:left="360"/>
        <w:rPr>
          <w:rStyle w:val="a8"/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索引和切片对应字典和列表的两种方式</w:t>
      </w:r>
      <w:r>
        <w:rPr>
          <w:rFonts w:ascii="Helvetica" w:hAnsi="Helvetica"/>
          <w:color w:val="000000"/>
          <w:szCs w:val="21"/>
          <w:shd w:val="clear" w:color="auto" w:fill="FFFFFF"/>
        </w:rPr>
        <w:t>,</w:t>
      </w:r>
      <w:r>
        <w:rPr>
          <w:rFonts w:ascii="Helvetica" w:hAnsi="Helvetica"/>
          <w:color w:val="000000"/>
          <w:szCs w:val="21"/>
          <w:shd w:val="clear" w:color="auto" w:fill="FFFFFF"/>
        </w:rPr>
        <w:t>也是分为两种思路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, </w:t>
      </w:r>
      <w:r>
        <w:rPr>
          <w:rFonts w:ascii="Helvetica" w:hAnsi="Helvetica"/>
          <w:color w:val="000000"/>
          <w:szCs w:val="21"/>
          <w:shd w:val="clear" w:color="auto" w:fill="FFFFFF"/>
        </w:rPr>
        <w:t>分别是</w:t>
      </w:r>
      <w:r>
        <w:rPr>
          <w:rStyle w:val="a8"/>
          <w:rFonts w:ascii="Helvetica" w:hAnsi="Helvetica"/>
          <w:color w:val="000000"/>
          <w:szCs w:val="21"/>
          <w:shd w:val="clear" w:color="auto" w:fill="FFFFFF"/>
        </w:rPr>
        <w:t>显式索引</w:t>
      </w:r>
      <w:r w:rsidR="0072461D">
        <w:rPr>
          <w:rStyle w:val="a8"/>
          <w:rFonts w:ascii="Helvetica" w:hAnsi="Helvetica"/>
          <w:color w:val="000000"/>
          <w:szCs w:val="21"/>
          <w:shd w:val="clear" w:color="auto" w:fill="FFFFFF"/>
        </w:rPr>
        <w:t>(loc)</w:t>
      </w:r>
      <w:r>
        <w:rPr>
          <w:rFonts w:ascii="Helvetica" w:hAnsi="Helvetica"/>
          <w:color w:val="000000"/>
          <w:szCs w:val="21"/>
          <w:shd w:val="clear" w:color="auto" w:fill="FFFFFF"/>
        </w:rPr>
        <w:t>和</w:t>
      </w:r>
      <w:r>
        <w:rPr>
          <w:rStyle w:val="a8"/>
          <w:rFonts w:ascii="Helvetica" w:hAnsi="Helvetica"/>
          <w:color w:val="000000"/>
          <w:szCs w:val="21"/>
          <w:shd w:val="clear" w:color="auto" w:fill="FFFFFF"/>
        </w:rPr>
        <w:t>隐式索引</w:t>
      </w:r>
      <w:r w:rsidR="0072461D">
        <w:rPr>
          <w:rStyle w:val="a8"/>
          <w:rFonts w:ascii="Helvetica" w:hAnsi="Helvetica" w:hint="eastAsia"/>
          <w:color w:val="000000"/>
          <w:szCs w:val="21"/>
          <w:shd w:val="clear" w:color="auto" w:fill="FFFFFF"/>
        </w:rPr>
        <w:t>(</w:t>
      </w:r>
      <w:proofErr w:type="spellStart"/>
      <w:r w:rsidR="0072461D">
        <w:rPr>
          <w:rStyle w:val="a8"/>
          <w:rFonts w:ascii="Helvetica" w:hAnsi="Helvetica"/>
          <w:color w:val="000000"/>
          <w:szCs w:val="21"/>
          <w:shd w:val="clear" w:color="auto" w:fill="FFFFFF"/>
        </w:rPr>
        <w:t>iloc</w:t>
      </w:r>
      <w:proofErr w:type="spellEnd"/>
      <w:r w:rsidR="0072461D">
        <w:rPr>
          <w:rStyle w:val="a8"/>
          <w:rFonts w:ascii="Helvetica" w:hAnsi="Helvetica"/>
          <w:color w:val="000000"/>
          <w:szCs w:val="21"/>
          <w:shd w:val="clear" w:color="auto" w:fill="FFFFFF"/>
        </w:rPr>
        <w:t>)</w:t>
      </w:r>
      <w:r w:rsidR="0072461D">
        <w:rPr>
          <w:rStyle w:val="a8"/>
          <w:rFonts w:ascii="Helvetica" w:hAnsi="Helvetica" w:hint="eastAsia"/>
          <w:color w:val="000000"/>
          <w:szCs w:val="21"/>
          <w:shd w:val="clear" w:color="auto" w:fill="FFFFFF"/>
        </w:rPr>
        <w:t>.</w:t>
      </w:r>
      <w:r w:rsidR="0072461D">
        <w:rPr>
          <w:rStyle w:val="a8"/>
          <w:rFonts w:ascii="Helvetica" w:hAnsi="Helvetica"/>
          <w:color w:val="000000"/>
          <w:szCs w:val="21"/>
          <w:shd w:val="clear" w:color="auto" w:fill="FFFFFF"/>
        </w:rPr>
        <w:t xml:space="preserve"> </w:t>
      </w:r>
    </w:p>
    <w:p w14:paraId="5A48558B" w14:textId="511F9F96" w:rsidR="009439BF" w:rsidRPr="0072461D" w:rsidRDefault="0072461D" w:rsidP="009439BF">
      <w:pPr>
        <w:ind w:left="360"/>
        <w:rPr>
          <w:rStyle w:val="a8"/>
          <w:rFonts w:ascii="Helvetica" w:hAnsi="Helvetica"/>
          <w:color w:val="FFFFFF" w:themeColor="background1"/>
          <w:szCs w:val="21"/>
          <w:shd w:val="clear" w:color="auto" w:fill="FFFFFF"/>
        </w:rPr>
      </w:pPr>
      <w:r w:rsidRPr="0072461D">
        <w:rPr>
          <w:rStyle w:val="a8"/>
          <w:rFonts w:ascii="Helvetica" w:hAnsi="Helvetica" w:hint="eastAsia"/>
          <w:color w:val="FFFFFF" w:themeColor="background1"/>
          <w:szCs w:val="21"/>
          <w:highlight w:val="red"/>
          <w:shd w:val="clear" w:color="auto" w:fill="FFFFFF"/>
        </w:rPr>
        <w:t>注</w:t>
      </w:r>
      <w:r w:rsidRPr="0072461D">
        <w:rPr>
          <w:rStyle w:val="a8"/>
          <w:rFonts w:ascii="Helvetica" w:hAnsi="Helvetica" w:hint="eastAsia"/>
          <w:color w:val="FFFFFF" w:themeColor="background1"/>
          <w:szCs w:val="21"/>
          <w:highlight w:val="red"/>
          <w:shd w:val="clear" w:color="auto" w:fill="FFFFFF"/>
        </w:rPr>
        <w:t>:</w:t>
      </w:r>
      <w:r w:rsidRPr="0072461D">
        <w:rPr>
          <w:rStyle w:val="a8"/>
          <w:rFonts w:ascii="Helvetica" w:hAnsi="Helvetica"/>
          <w:color w:val="FFFFFF" w:themeColor="background1"/>
          <w:szCs w:val="21"/>
          <w:highlight w:val="red"/>
          <w:shd w:val="clear" w:color="auto" w:fill="FFFFFF"/>
        </w:rPr>
        <w:t xml:space="preserve"> </w:t>
      </w:r>
      <w:r w:rsidRPr="0072461D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loc</w:t>
      </w:r>
      <w:r w:rsidRPr="0072461D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和</w:t>
      </w:r>
      <w:proofErr w:type="spellStart"/>
      <w:r w:rsidRPr="0072461D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iloc</w:t>
      </w:r>
      <w:proofErr w:type="spellEnd"/>
      <w:r w:rsidRPr="0072461D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都是行优先，列其次。</w:t>
      </w:r>
    </w:p>
    <w:p w14:paraId="02CF3468" w14:textId="4AD3BD7A" w:rsidR="0072461D" w:rsidRDefault="0072461D" w:rsidP="0072461D">
      <w:pPr>
        <w:rPr>
          <w:rStyle w:val="a8"/>
          <w:rFonts w:ascii="Helvetica" w:hAnsi="Helvetica"/>
          <w:color w:val="000000"/>
          <w:szCs w:val="21"/>
          <w:shd w:val="clear" w:color="auto" w:fill="FFFFFF"/>
        </w:rPr>
      </w:pPr>
      <w:r>
        <w:rPr>
          <w:rStyle w:val="a8"/>
          <w:rFonts w:ascii="Helvetica" w:hAnsi="Helvetica"/>
          <w:color w:val="000000"/>
          <w:szCs w:val="21"/>
          <w:shd w:val="clear" w:color="auto" w:fill="FFFFFF"/>
        </w:rPr>
        <w:tab/>
      </w:r>
    </w:p>
    <w:p w14:paraId="12AA755D" w14:textId="1CFC8A48" w:rsidR="00427B43" w:rsidRDefault="0072461D" w:rsidP="0072461D">
      <w:pPr>
        <w:ind w:firstLine="360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>
        <w:rPr>
          <w:rStyle w:val="a8"/>
          <w:rFonts w:ascii="Helvetica" w:hAnsi="Helvetica" w:hint="eastAsia"/>
          <w:color w:val="000000"/>
          <w:szCs w:val="21"/>
          <w:shd w:val="clear" w:color="auto" w:fill="FFFFFF"/>
        </w:rPr>
        <w:t>a</w:t>
      </w:r>
      <w:r>
        <w:rPr>
          <w:rStyle w:val="a8"/>
          <w:rFonts w:ascii="Helvetica" w:hAnsi="Helvetica"/>
          <w:color w:val="000000"/>
          <w:szCs w:val="21"/>
          <w:shd w:val="clear" w:color="auto" w:fill="FFFFFF"/>
        </w:rPr>
        <w:t xml:space="preserve">). </w:t>
      </w:r>
      <w:r>
        <w:rPr>
          <w:rStyle w:val="a8"/>
          <w:rFonts w:ascii="Helvetica" w:hAnsi="Helvetica" w:hint="eastAsia"/>
          <w:color w:val="000000"/>
          <w:szCs w:val="21"/>
          <w:shd w:val="clear" w:color="auto" w:fill="FFFFFF"/>
        </w:rPr>
        <w:t>显示索引</w:t>
      </w:r>
      <w:r>
        <w:rPr>
          <w:rStyle w:val="a8"/>
          <w:rFonts w:ascii="Helvetica" w:hAnsi="Helvetica" w:hint="eastAsia"/>
          <w:color w:val="000000"/>
          <w:szCs w:val="21"/>
          <w:shd w:val="clear" w:color="auto" w:fill="FFFFFF"/>
        </w:rPr>
        <w:t>(loc):</w:t>
      </w:r>
      <w:r>
        <w:rPr>
          <w:rStyle w:val="a8"/>
          <w:rFonts w:ascii="Helvetica" w:hAnsi="Helvetica"/>
          <w:color w:val="000000"/>
          <w:szCs w:val="21"/>
          <w:shd w:val="clear" w:color="auto" w:fill="FFFFFF"/>
        </w:rPr>
        <w:t xml:space="preserve"> </w:t>
      </w:r>
      <w:r w:rsidRPr="0072461D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基于名称（标签）的索引</w:t>
      </w:r>
    </w:p>
    <w:p w14:paraId="75ABFB85" w14:textId="737D1B97" w:rsidR="000942AF" w:rsidRDefault="000942AF" w:rsidP="000942AF">
      <w:pPr>
        <w:ind w:firstLine="360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 xml:space="preserve"> </w:t>
      </w:r>
      <w:r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 w:rsidRPr="000942AF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>语法</w:t>
      </w:r>
      <w:r w:rsidRPr="000942AF">
        <w:rPr>
          <w:rFonts w:ascii="Calibri" w:eastAsia="楷体" w:hAnsi="Calibri" w:cs="Calibri"/>
          <w:color w:val="333333"/>
          <w:spacing w:val="8"/>
          <w:sz w:val="24"/>
          <w:szCs w:val="24"/>
          <w:shd w:val="clear" w:color="auto" w:fill="FFFFFF"/>
        </w:rPr>
        <w:t> </w:t>
      </w:r>
      <w:proofErr w:type="spellStart"/>
      <w:r w:rsidRPr="000942AF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>df.loc</w:t>
      </w:r>
      <w:proofErr w:type="spellEnd"/>
      <w:r w:rsidRPr="000942AF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>[索引行,索引列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]</w:t>
      </w:r>
    </w:p>
    <w:p w14:paraId="6D667FEB" w14:textId="77777777" w:rsidR="000942AF" w:rsidRDefault="000942AF" w:rsidP="000942AF">
      <w:pPr>
        <w:ind w:firstLine="360"/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1AB28E28" w14:textId="77F93688" w:rsidR="0072461D" w:rsidRPr="00A63A34" w:rsidRDefault="000942AF" w:rsidP="000942AF">
      <w:pPr>
        <w:ind w:firstLine="360"/>
        <w:rPr>
          <w:rFonts w:ascii="PingFangSC-Regular" w:hAnsi="PingFangSC-Regular" w:hint="eastAsia"/>
          <w:color w:val="FF0000"/>
          <w:szCs w:val="21"/>
          <w:shd w:val="clear" w:color="auto" w:fill="FFFFFF"/>
          <w:rPrChange w:id="21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</w:pP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22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 xml:space="preserve">e.g. </w:t>
      </w:r>
      <w:r w:rsidR="0072461D"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23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获得房价数据中的第一个条目</w:t>
      </w:r>
    </w:p>
    <w:p w14:paraId="2EAE01EF" w14:textId="54231805" w:rsidR="000942AF" w:rsidRDefault="000942AF" w:rsidP="000942AF">
      <w:pPr>
        <w:ind w:firstLine="360"/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35BA2CE8" wp14:editId="0AFBCA14">
            <wp:extent cx="5447763" cy="2564179"/>
            <wp:effectExtent l="0" t="0" r="63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170" cy="2661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24D5F" w14:textId="445C0079" w:rsidR="00736B1A" w:rsidRPr="00A63A34" w:rsidDel="002B77DF" w:rsidRDefault="002B77DF" w:rsidP="000942AF">
      <w:pPr>
        <w:ind w:firstLine="360"/>
        <w:rPr>
          <w:del w:id="24" w:author="张 Holiday" w:date="2020-05-24T21:05:00Z"/>
          <w:rFonts w:ascii="PingFangSC-Regular" w:hAnsi="PingFangSC-Regular" w:hint="eastAsia"/>
          <w:color w:val="FF0000"/>
          <w:szCs w:val="21"/>
          <w:shd w:val="clear" w:color="auto" w:fill="FFFFFF"/>
          <w:rPrChange w:id="25" w:author="张 Holiday" w:date="2020-05-24T22:02:00Z">
            <w:rPr>
              <w:del w:id="26" w:author="张 Holiday" w:date="2020-05-24T21:05:00Z"/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</w:pPr>
      <w:ins w:id="27" w:author="张 Holiday" w:date="2020-05-24T21:05:00Z">
        <w:r>
          <w:rPr>
            <w:rFonts w:ascii="PingFangSC-Regular" w:hAnsi="PingFangSC-Regular"/>
            <w:color w:val="222222"/>
            <w:szCs w:val="21"/>
            <w:shd w:val="clear" w:color="auto" w:fill="FFFFFF"/>
          </w:rPr>
          <w:lastRenderedPageBreak/>
          <w:t xml:space="preserve">    </w:t>
        </w:r>
      </w:ins>
    </w:p>
    <w:p w14:paraId="3CA295EA" w14:textId="77777777" w:rsidR="00736B1A" w:rsidRPr="00A63A34" w:rsidDel="002B77DF" w:rsidRDefault="00736B1A" w:rsidP="000942AF">
      <w:pPr>
        <w:ind w:firstLine="360"/>
        <w:rPr>
          <w:del w:id="28" w:author="张 Holiday" w:date="2020-05-24T21:05:00Z"/>
          <w:rFonts w:ascii="PingFangSC-Regular" w:hAnsi="PingFangSC-Regular" w:hint="eastAsia"/>
          <w:color w:val="FF0000"/>
          <w:szCs w:val="21"/>
          <w:shd w:val="clear" w:color="auto" w:fill="FFFFFF"/>
          <w:rPrChange w:id="29" w:author="张 Holiday" w:date="2020-05-24T22:02:00Z">
            <w:rPr>
              <w:del w:id="30" w:author="张 Holiday" w:date="2020-05-24T21:05:00Z"/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</w:pPr>
    </w:p>
    <w:p w14:paraId="615D697B" w14:textId="6B5F2886" w:rsidR="000942AF" w:rsidRPr="00A63A34" w:rsidRDefault="00250EC9">
      <w:pPr>
        <w:rPr>
          <w:rFonts w:ascii="PingFangSC-Regular" w:hAnsi="PingFangSC-Regular" w:hint="eastAsia"/>
          <w:color w:val="FF0000"/>
          <w:szCs w:val="21"/>
          <w:shd w:val="clear" w:color="auto" w:fill="FFFFFF"/>
          <w:rPrChange w:id="31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pPrChange w:id="32" w:author="张 Holiday" w:date="2020-05-24T21:05:00Z">
          <w:pPr>
            <w:ind w:firstLine="360"/>
          </w:pPr>
        </w:pPrChange>
      </w:pP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33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 xml:space="preserve">e.g. 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34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选取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35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Suburb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36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为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37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Abbotsford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38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的前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39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15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40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行</w:t>
      </w:r>
    </w:p>
    <w:p w14:paraId="53E78A2F" w14:textId="1F271964" w:rsidR="00250EC9" w:rsidRDefault="00250EC9" w:rsidP="000942AF">
      <w:pPr>
        <w:ind w:firstLine="360"/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A05C87A" wp14:editId="65CD1063">
            <wp:extent cx="5537004" cy="410337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392" cy="41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48BC" w14:textId="00D6BBD2" w:rsidR="000942AF" w:rsidRPr="000942AF" w:rsidRDefault="000942AF" w:rsidP="000942AF">
      <w:pPr>
        <w:ind w:firstLine="360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 xml:space="preserve"> </w:t>
      </w:r>
    </w:p>
    <w:p w14:paraId="5396290D" w14:textId="77777777" w:rsidR="006B10E0" w:rsidRPr="00427B43" w:rsidRDefault="006B10E0" w:rsidP="006B10E0">
      <w:pPr>
        <w:widowControl/>
        <w:jc w:val="left"/>
        <w:rPr>
          <w:rFonts w:ascii="楷体" w:eastAsia="楷体" w:hAnsi="楷体"/>
          <w:spacing w:val="8"/>
          <w:sz w:val="24"/>
          <w:szCs w:val="24"/>
          <w:shd w:val="clear" w:color="auto" w:fill="FFFFFF"/>
        </w:rPr>
      </w:pPr>
    </w:p>
    <w:p w14:paraId="25018AD7" w14:textId="77777777" w:rsidR="00780B08" w:rsidRPr="001E2458" w:rsidRDefault="00780B08" w:rsidP="00780B08">
      <w:pPr>
        <w:ind w:left="6"/>
      </w:pPr>
    </w:p>
    <w:p w14:paraId="438F02A6" w14:textId="13AB46EC" w:rsidR="0054605D" w:rsidRPr="00A63A34" w:rsidRDefault="00513002" w:rsidP="00943F92">
      <w:pPr>
        <w:rPr>
          <w:rFonts w:ascii="PingFangSC-Regular" w:hAnsi="PingFangSC-Regular" w:hint="eastAsia"/>
          <w:color w:val="FF0000"/>
          <w:szCs w:val="21"/>
          <w:shd w:val="clear" w:color="auto" w:fill="FFFFFF"/>
          <w:rPrChange w:id="41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</w:pP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42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 xml:space="preserve">e.g. 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43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选取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44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Suburb, Type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45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和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46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Price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47" w:author="张 Holiday" w:date="2020-05-24T22:02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的所有行</w:t>
      </w:r>
    </w:p>
    <w:p w14:paraId="2CCC7A7E" w14:textId="3ECBDB3A" w:rsidR="00513002" w:rsidRDefault="00513002" w:rsidP="00943F92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5B0D2AC" wp14:editId="78674981">
            <wp:extent cx="5293217" cy="3410155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8570" cy="342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DC3A" w14:textId="77777777" w:rsidR="00736B1A" w:rsidRDefault="00736B1A" w:rsidP="00943F92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2DA608D4" w14:textId="445E07F3" w:rsidR="007B6F57" w:rsidRPr="00A63A34" w:rsidRDefault="007B6F57" w:rsidP="00943F92">
      <w:pPr>
        <w:rPr>
          <w:rFonts w:ascii="PingFangSC-Regular" w:hAnsi="PingFangSC-Regular" w:hint="eastAsia"/>
          <w:color w:val="FF0000"/>
          <w:szCs w:val="21"/>
          <w:shd w:val="clear" w:color="auto" w:fill="FFFFFF"/>
          <w:rPrChange w:id="48" w:author="张 Holiday" w:date="2020-05-24T22:03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</w:pP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49" w:author="张 Holiday" w:date="2020-05-24T22:03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 xml:space="preserve">e.g. 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50" w:author="张 Holiday" w:date="2020-05-24T22:03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选取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51" w:author="张 Holiday" w:date="2020-05-24T22:03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Suburb, Type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52" w:author="张 Holiday" w:date="2020-05-24T22:03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和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53" w:author="张 Holiday" w:date="2020-05-24T22:03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Price</w:t>
      </w:r>
      <w:r w:rsidRPr="00A63A34">
        <w:rPr>
          <w:rFonts w:ascii="PingFangSC-Regular" w:hAnsi="PingFangSC-Regular" w:hint="eastAsia"/>
          <w:color w:val="FF0000"/>
          <w:szCs w:val="21"/>
          <w:shd w:val="clear" w:color="auto" w:fill="FFFFFF"/>
          <w:rPrChange w:id="54" w:author="张 Holiday" w:date="2020-05-24T22:03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的前一百行</w:t>
      </w:r>
    </w:p>
    <w:p w14:paraId="123F62F9" w14:textId="42AB46E6" w:rsidR="007B6F57" w:rsidRDefault="00CF3FFB" w:rsidP="00943F92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FCBB654" wp14:editId="1F2B6050">
            <wp:extent cx="5731510" cy="34963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7F28" w14:textId="5E1AA032" w:rsidR="0054605D" w:rsidRDefault="0054605D" w:rsidP="00943F92">
      <w:pPr>
        <w:rPr>
          <w:rFonts w:ascii="PingFangSC-Regular" w:hAnsi="PingFangSC-Regular" w:hint="eastAsia"/>
          <w:color w:val="FFFFFF" w:themeColor="background1"/>
          <w:szCs w:val="21"/>
          <w:shd w:val="clear" w:color="auto" w:fill="FFFFFF"/>
        </w:rPr>
      </w:pPr>
      <w:r w:rsidRPr="00CF3FFB">
        <w:rPr>
          <w:rFonts w:ascii="PingFangSC-Regular" w:hAnsi="PingFangSC-Regular" w:hint="eastAsia"/>
          <w:color w:val="FFFFFF" w:themeColor="background1"/>
          <w:szCs w:val="21"/>
          <w:shd w:val="clear" w:color="auto" w:fill="FFFFFF"/>
        </w:rPr>
        <w:t xml:space="preserve"> </w:t>
      </w:r>
      <w:r w:rsidR="002E3AA2" w:rsidRPr="00CF3FFB">
        <w:rPr>
          <w:rFonts w:ascii="PingFangSC-Regular" w:hAnsi="PingFangSC-Regular" w:hint="eastAsia"/>
          <w:color w:val="FFFFFF" w:themeColor="background1"/>
          <w:szCs w:val="21"/>
          <w:highlight w:val="red"/>
          <w:shd w:val="clear" w:color="auto" w:fill="FFFFFF"/>
        </w:rPr>
        <w:t>注</w:t>
      </w:r>
      <w:r w:rsidR="002E3AA2" w:rsidRPr="00CF3FFB">
        <w:rPr>
          <w:rFonts w:ascii="PingFangSC-Regular" w:hAnsi="PingFangSC-Regular" w:hint="eastAsia"/>
          <w:color w:val="FFFFFF" w:themeColor="background1"/>
          <w:szCs w:val="21"/>
          <w:highlight w:val="red"/>
          <w:shd w:val="clear" w:color="auto" w:fill="FFFFFF"/>
        </w:rPr>
        <w:t>: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 xml:space="preserve"> 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当</w:t>
      </w:r>
      <w:proofErr w:type="spellStart"/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DataFrame</w:t>
      </w:r>
      <w:proofErr w:type="spellEnd"/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索引是简单的数字列表时，</w:t>
      </w:r>
      <w:proofErr w:type="spellStart"/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df.loc</w:t>
      </w:r>
      <w:proofErr w:type="spellEnd"/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 xml:space="preserve"> [0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：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100]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将返回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101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个条目</w:t>
      </w:r>
      <w:r w:rsidR="002E3AA2" w:rsidRPr="00CF3FFB">
        <w:rPr>
          <w:rFonts w:ascii="PingFangSC-Regular" w:hAnsi="PingFangSC-Regular" w:hint="eastAsia"/>
          <w:color w:val="FFFFFF" w:themeColor="background1"/>
          <w:szCs w:val="21"/>
          <w:highlight w:val="red"/>
          <w:shd w:val="clear" w:color="auto" w:fill="FFFFFF"/>
        </w:rPr>
        <w:t>,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 xml:space="preserve"> 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要使用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loc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获取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100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个元素，你需要降低一个</w:t>
      </w:r>
      <w:del w:id="55" w:author="张 Holiday" w:date="2020-05-25T09:43:00Z">
        <w:r w:rsidR="002E3AA2" w:rsidRPr="00CF3FFB" w:rsidDel="0069501D">
          <w:rPr>
            <w:rFonts w:ascii="PingFangSC-Regular" w:hAnsi="PingFangSC-Regular"/>
            <w:color w:val="FFFFFF" w:themeColor="background1"/>
            <w:szCs w:val="21"/>
            <w:highlight w:val="red"/>
            <w:shd w:val="clear" w:color="auto" w:fill="FFFFFF"/>
          </w:rPr>
          <w:delText>并</w:delText>
        </w:r>
      </w:del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请求</w:t>
      </w:r>
      <w:proofErr w:type="spellStart"/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df.</w:t>
      </w:r>
      <w:del w:id="56" w:author="wei Arthur" w:date="2020-05-23T20:41:00Z">
        <w:r w:rsidR="002E3AA2" w:rsidRPr="00CF3FFB" w:rsidDel="005F64B6">
          <w:rPr>
            <w:rFonts w:ascii="PingFangSC-Regular" w:hAnsi="PingFangSC-Regular"/>
            <w:color w:val="FFFFFF" w:themeColor="background1"/>
            <w:szCs w:val="21"/>
            <w:highlight w:val="red"/>
            <w:shd w:val="clear" w:color="auto" w:fill="FFFFFF"/>
          </w:rPr>
          <w:delText>i</w:delText>
        </w:r>
      </w:del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loc</w:t>
      </w:r>
      <w:proofErr w:type="spellEnd"/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 xml:space="preserve"> [0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：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99]</w:t>
      </w:r>
      <w:r w:rsidR="002E3AA2" w:rsidRPr="00CF3FFB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。</w:t>
      </w:r>
    </w:p>
    <w:p w14:paraId="3E8094C7" w14:textId="3F856F3B" w:rsidR="00CF3FFB" w:rsidRPr="00736B1A" w:rsidRDefault="00CF3FFB">
      <w:pPr>
        <w:widowControl/>
        <w:jc w:val="left"/>
        <w:rPr>
          <w:rFonts w:ascii="PingFangSC-Regular" w:hAnsi="PingFangSC-Regular" w:hint="eastAsia"/>
          <w:color w:val="385623" w:themeColor="accent6" w:themeShade="80"/>
          <w:szCs w:val="21"/>
          <w:shd w:val="clear" w:color="auto" w:fill="FFFFFF"/>
        </w:rPr>
      </w:pPr>
    </w:p>
    <w:p w14:paraId="1F564614" w14:textId="77777777" w:rsidR="00CF3FFB" w:rsidRDefault="00CF3FFB" w:rsidP="00CF3FFB">
      <w:pPr>
        <w:pStyle w:val="a3"/>
        <w:numPr>
          <w:ilvl w:val="1"/>
          <w:numId w:val="4"/>
        </w:numPr>
        <w:ind w:firstLineChars="0"/>
        <w:rPr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</w:pPr>
      <w:r w:rsidRPr="00CF3FFB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隐式索引:</w:t>
      </w:r>
      <w:r w:rsidRPr="00CF3FFB"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  <w:shd w:val="clear" w:color="auto" w:fill="FFFFFF"/>
        </w:rPr>
        <w:t xml:space="preserve"> 基于位置（整数）的索引</w:t>
      </w:r>
    </w:p>
    <w:p w14:paraId="7DEBAD3D" w14:textId="78B8475A" w:rsidR="00CF3FFB" w:rsidRDefault="00CF3FFB" w:rsidP="00CF3FFB">
      <w:pPr>
        <w:pStyle w:val="a3"/>
        <w:ind w:left="1200" w:firstLineChars="0" w:firstLine="0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 w:rsidRPr="00CF3FFB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>语法</w:t>
      </w:r>
      <w:r w:rsidRPr="00CF3FFB">
        <w:rPr>
          <w:rFonts w:ascii="Calibri" w:eastAsia="楷体" w:hAnsi="Calibri" w:cs="Calibri"/>
          <w:color w:val="333333"/>
          <w:spacing w:val="8"/>
          <w:sz w:val="24"/>
          <w:szCs w:val="24"/>
          <w:shd w:val="clear" w:color="auto" w:fill="FFFFFF"/>
        </w:rPr>
        <w:t> </w:t>
      </w:r>
      <w:proofErr w:type="spellStart"/>
      <w:r w:rsidRPr="00CF3FFB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>df.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i</w:t>
      </w:r>
      <w:r w:rsidRPr="00CF3FFB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>loc</w:t>
      </w:r>
      <w:proofErr w:type="spellEnd"/>
      <w:r w:rsidRPr="00CF3FFB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>[索引行,索引列</w:t>
      </w:r>
      <w:r w:rsidRPr="00CF3FFB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]</w:t>
      </w:r>
      <w:ins w:id="57" w:author="张 Holiday" w:date="2020-05-24T22:18:00Z">
        <w:r w:rsidR="00D31DDA">
          <w:rPr>
            <w:rFonts w:ascii="楷体" w:eastAsia="楷体" w:hAnsi="楷体"/>
            <w:color w:val="333333"/>
            <w:spacing w:val="8"/>
            <w:sz w:val="24"/>
            <w:szCs w:val="24"/>
            <w:shd w:val="clear" w:color="auto" w:fill="FFFFFF"/>
          </w:rPr>
          <w:t xml:space="preserve"> </w:t>
        </w:r>
        <w:r w:rsidR="00D31DDA"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(</w:t>
        </w:r>
        <w:proofErr w:type="spellStart"/>
        <w:r w:rsidR="00D31DDA"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iloc</w:t>
        </w:r>
      </w:ins>
      <w:proofErr w:type="spellEnd"/>
      <w:ins w:id="58" w:author="张 Holiday" w:date="2020-05-24T22:19:00Z">
        <w:r w:rsidR="00D31DDA"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是</w:t>
        </w:r>
        <w:proofErr w:type="spellStart"/>
        <w:r w:rsidR="00D31DDA"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indexloc</w:t>
        </w:r>
        <w:proofErr w:type="spellEnd"/>
        <w:r w:rsidR="00D31DDA"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的缩写</w:t>
        </w:r>
      </w:ins>
      <w:ins w:id="59" w:author="张 Holiday" w:date="2020-05-24T22:18:00Z">
        <w:r w:rsidR="00D31DDA">
          <w:rPr>
            <w:rFonts w:ascii="楷体" w:eastAsia="楷体" w:hAnsi="楷体" w:hint="eastAsia"/>
            <w:color w:val="333333"/>
            <w:spacing w:val="8"/>
            <w:sz w:val="24"/>
            <w:szCs w:val="24"/>
            <w:shd w:val="clear" w:color="auto" w:fill="FFFFFF"/>
          </w:rPr>
          <w:t>)</w:t>
        </w:r>
      </w:ins>
    </w:p>
    <w:p w14:paraId="74A9F7B0" w14:textId="630EE095" w:rsidR="00CF3FFB" w:rsidRDefault="00CF3FFB" w:rsidP="00CF3FFB">
      <w:pPr>
        <w:pStyle w:val="a3"/>
        <w:ind w:left="1200" w:firstLineChars="0" w:firstLine="0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索引从0开始,</w:t>
      </w:r>
      <w:r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左</w:t>
      </w:r>
      <w:proofErr w:type="gramStart"/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闭右开</w:t>
      </w:r>
      <w:proofErr w:type="gramEnd"/>
    </w:p>
    <w:p w14:paraId="2E74F7F1" w14:textId="77777777" w:rsidR="009E627A" w:rsidRDefault="009E627A" w:rsidP="00CF3FFB">
      <w:pPr>
        <w:pStyle w:val="a3"/>
        <w:ind w:left="1200" w:firstLineChars="0" w:firstLine="0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</w:p>
    <w:p w14:paraId="4CCA9D8D" w14:textId="2E9F405D" w:rsidR="00CF3FFB" w:rsidRDefault="00CF3FFB" w:rsidP="00CF3FFB">
      <w:pPr>
        <w:pStyle w:val="a3"/>
        <w:ind w:left="1200" w:firstLineChars="0" w:firstLine="0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e.g.</w:t>
      </w:r>
      <w:r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  <w:t xml:space="preserve"> 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选取第</w:t>
      </w:r>
      <w:r w:rsidR="00736B1A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1</w:t>
      </w:r>
      <w:r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</w:rPr>
        <w:t>行的数据</w:t>
      </w:r>
    </w:p>
    <w:p w14:paraId="4FECE336" w14:textId="5AF2FD15" w:rsidR="00CF3FFB" w:rsidRDefault="00CF3FFB" w:rsidP="005F64B6">
      <w:pPr>
        <w:pStyle w:val="a3"/>
        <w:ind w:left="1200" w:firstLineChars="0" w:firstLine="0"/>
        <w:rPr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2C60817" wp14:editId="2B34F08E">
            <wp:extent cx="5731510" cy="26657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F1B3" w14:textId="77777777" w:rsidR="009E627A" w:rsidRDefault="009E627A" w:rsidP="00CF3FFB">
      <w:pPr>
        <w:pStyle w:val="a3"/>
        <w:ind w:left="1200" w:firstLineChars="0" w:firstLine="0"/>
        <w:rPr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</w:pPr>
    </w:p>
    <w:p w14:paraId="399545B0" w14:textId="77777777" w:rsidR="009E627A" w:rsidRDefault="009E627A" w:rsidP="00CF3FFB">
      <w:pPr>
        <w:pStyle w:val="a3"/>
        <w:ind w:left="1200" w:firstLineChars="0" w:firstLine="0"/>
        <w:rPr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</w:pPr>
    </w:p>
    <w:p w14:paraId="36E3EBD7" w14:textId="03784FAD" w:rsidR="00736B1A" w:rsidRDefault="00736B1A" w:rsidP="00CF3FFB">
      <w:pPr>
        <w:pStyle w:val="a3"/>
        <w:ind w:left="1200" w:firstLineChars="0" w:firstLine="0"/>
        <w:rPr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  <w:shd w:val="clear" w:color="auto" w:fill="FFFFFF"/>
        </w:rPr>
        <w:t>e.g.</w:t>
      </w:r>
      <w:r>
        <w:rPr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  <w:t xml:space="preserve"> 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  <w:shd w:val="clear" w:color="auto" w:fill="FFFFFF"/>
        </w:rPr>
        <w:t>获取第2列的数据</w:t>
      </w:r>
    </w:p>
    <w:p w14:paraId="03055508" w14:textId="7FD0C922" w:rsidR="00736B1A" w:rsidRDefault="00736B1A" w:rsidP="00CF3FFB">
      <w:pPr>
        <w:pStyle w:val="a3"/>
        <w:ind w:left="1200" w:firstLineChars="0" w:firstLine="0"/>
        <w:rPr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CCD7D17" wp14:editId="1A13AC96">
            <wp:extent cx="5731510" cy="29635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AAB5" w14:textId="77777777" w:rsidR="009E627A" w:rsidDel="002B77DF" w:rsidRDefault="009E627A">
      <w:pPr>
        <w:widowControl/>
        <w:jc w:val="left"/>
        <w:rPr>
          <w:del w:id="60" w:author="张 Holiday" w:date="2020-05-24T21:05:00Z"/>
          <w:rFonts w:ascii="楷体" w:eastAsia="楷体" w:hAnsi="楷体"/>
          <w:color w:val="333333"/>
          <w:spacing w:val="8"/>
          <w:sz w:val="24"/>
          <w:szCs w:val="24"/>
          <w:shd w:val="clear" w:color="auto" w:fill="FFFFFF"/>
        </w:rPr>
      </w:pPr>
      <w:del w:id="61" w:author="张 Holiday" w:date="2020-05-24T21:05:00Z">
        <w:r w:rsidDel="002B77DF">
          <w:rPr>
            <w:rFonts w:ascii="楷体" w:eastAsia="楷体" w:hAnsi="楷体"/>
            <w:color w:val="333333"/>
            <w:spacing w:val="8"/>
            <w:sz w:val="24"/>
            <w:szCs w:val="24"/>
            <w:shd w:val="clear" w:color="auto" w:fill="FFFFFF"/>
          </w:rPr>
          <w:br w:type="page"/>
        </w:r>
      </w:del>
    </w:p>
    <w:p w14:paraId="07C12AF8" w14:textId="7E6D4CE3" w:rsidR="00736B1A" w:rsidRPr="002B77DF" w:rsidRDefault="00736B1A">
      <w:pPr>
        <w:widowControl/>
        <w:jc w:val="left"/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  <w:rPrChange w:id="62" w:author="张 Holiday" w:date="2020-05-24T21:05:00Z">
            <w:rPr>
              <w:shd w:val="clear" w:color="auto" w:fill="FFFFFF"/>
            </w:rPr>
          </w:rPrChange>
        </w:rPr>
        <w:pPrChange w:id="63" w:author="张 Holiday" w:date="2020-05-24T21:05:00Z">
          <w:pPr>
            <w:pStyle w:val="a3"/>
            <w:ind w:left="1200" w:firstLineChars="0" w:firstLine="0"/>
          </w:pPr>
        </w:pPrChange>
      </w:pPr>
      <w:r w:rsidRPr="002B77DF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  <w:rPrChange w:id="64" w:author="张 Holiday" w:date="2020-05-24T21:05:00Z">
            <w:rPr>
              <w:shd w:val="clear" w:color="auto" w:fill="FFFFFF"/>
            </w:rPr>
          </w:rPrChange>
        </w:rPr>
        <w:t xml:space="preserve">e.g. </w:t>
      </w:r>
      <w:r w:rsidRPr="002B77DF">
        <w:rPr>
          <w:rFonts w:ascii="楷体" w:eastAsia="楷体" w:hAnsi="楷体" w:hint="eastAsia"/>
          <w:color w:val="333333"/>
          <w:spacing w:val="8"/>
          <w:sz w:val="24"/>
          <w:szCs w:val="24"/>
          <w:shd w:val="clear" w:color="auto" w:fill="FFFFFF"/>
          <w:rPrChange w:id="65" w:author="张 Holiday" w:date="2020-05-24T21:05:00Z">
            <w:rPr>
              <w:rFonts w:hint="eastAsia"/>
              <w:shd w:val="clear" w:color="auto" w:fill="FFFFFF"/>
            </w:rPr>
          </w:rPrChange>
        </w:rPr>
        <w:t>获取前</w:t>
      </w:r>
      <w:r w:rsidRPr="002B77DF">
        <w:rPr>
          <w:rFonts w:ascii="楷体" w:eastAsia="楷体" w:hAnsi="楷体"/>
          <w:color w:val="333333"/>
          <w:spacing w:val="8"/>
          <w:sz w:val="24"/>
          <w:szCs w:val="24"/>
          <w:shd w:val="clear" w:color="auto" w:fill="FFFFFF"/>
          <w:rPrChange w:id="66" w:author="张 Holiday" w:date="2020-05-24T21:05:00Z">
            <w:rPr>
              <w:shd w:val="clear" w:color="auto" w:fill="FFFFFF"/>
            </w:rPr>
          </w:rPrChange>
        </w:rPr>
        <w:t>5行房屋的价格</w:t>
      </w:r>
    </w:p>
    <w:p w14:paraId="2E7BFBDF" w14:textId="5858AF51" w:rsidR="00CF3FFB" w:rsidRDefault="009E627A" w:rsidP="00CF3FFB">
      <w:pPr>
        <w:pStyle w:val="a3"/>
        <w:ind w:left="120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E6A37CE" wp14:editId="2BEBBC25">
            <wp:extent cx="4304762" cy="1733333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9D4D" w14:textId="56B9B5A5" w:rsidR="009E627A" w:rsidRDefault="009E627A" w:rsidP="00CF3FFB">
      <w:pPr>
        <w:pStyle w:val="a3"/>
        <w:ind w:left="1200" w:firstLineChars="0" w:firstLine="0"/>
        <w:rPr>
          <w:rFonts w:ascii="楷体" w:eastAsia="楷体" w:hAnsi="楷体"/>
          <w:color w:val="FFFFFF" w:themeColor="background1"/>
          <w:sz w:val="24"/>
          <w:szCs w:val="24"/>
        </w:rPr>
      </w:pPr>
      <w:r w:rsidRPr="009E627A">
        <w:rPr>
          <w:rStyle w:val="a8"/>
          <w:rFonts w:ascii="楷体" w:eastAsia="楷体" w:hAnsi="楷体" w:hint="eastAsia"/>
          <w:b w:val="0"/>
          <w:bCs w:val="0"/>
          <w:color w:val="FFFFFF" w:themeColor="background1"/>
          <w:sz w:val="24"/>
          <w:szCs w:val="24"/>
          <w:highlight w:val="red"/>
        </w:rPr>
        <w:t>注:</w:t>
      </w:r>
      <w:r w:rsidRPr="009E627A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 xml:space="preserve"> ‘</w:t>
      </w:r>
      <w:r w:rsidRPr="009E627A">
        <w:rPr>
          <w:rFonts w:ascii="PingFangSC-Regular" w:hAnsi="PingFangSC-Regular" w:hint="eastAsia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:</w:t>
      </w:r>
      <w:r w:rsidRPr="009E627A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’</w:t>
      </w:r>
      <w:r w:rsidRPr="009E627A">
        <w:rPr>
          <w:rFonts w:ascii="楷体" w:eastAsia="楷体" w:hAnsi="楷体"/>
          <w:color w:val="FFFFFF" w:themeColor="background1"/>
          <w:sz w:val="24"/>
          <w:szCs w:val="24"/>
          <w:highlight w:val="red"/>
        </w:rPr>
        <w:t>运算符，来自原生Python，意思是“所有的”。 但是，当与其他选择器结合使用时，它可用于指示一系列值。</w:t>
      </w:r>
    </w:p>
    <w:p w14:paraId="3A4E3523" w14:textId="65E35861" w:rsidR="001943A4" w:rsidRDefault="001943A4" w:rsidP="001943A4">
      <w:pPr>
        <w:rPr>
          <w:ins w:id="67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5DC276E0" w14:textId="08574FF6" w:rsidR="002B77DF" w:rsidRDefault="002B77DF" w:rsidP="001943A4">
      <w:pPr>
        <w:rPr>
          <w:ins w:id="68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18A34904" w14:textId="4B34DE37" w:rsidR="002B77DF" w:rsidRDefault="002B77DF" w:rsidP="001943A4">
      <w:pPr>
        <w:rPr>
          <w:ins w:id="69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463DD3EC" w14:textId="4CF7ECCF" w:rsidR="002B77DF" w:rsidRDefault="002B77DF" w:rsidP="001943A4">
      <w:pPr>
        <w:rPr>
          <w:ins w:id="70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5E44A680" w14:textId="0AB46C85" w:rsidR="002B77DF" w:rsidRDefault="002B77DF" w:rsidP="001943A4">
      <w:pPr>
        <w:rPr>
          <w:ins w:id="71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46B3F2FF" w14:textId="007E01D3" w:rsidR="002B77DF" w:rsidRDefault="002B77DF" w:rsidP="001943A4">
      <w:pPr>
        <w:rPr>
          <w:ins w:id="72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7D189F51" w14:textId="34A4D1F3" w:rsidR="002B77DF" w:rsidRDefault="002B77DF" w:rsidP="001943A4">
      <w:pPr>
        <w:rPr>
          <w:ins w:id="73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32172F78" w14:textId="3E84E06A" w:rsidR="002B77DF" w:rsidRDefault="002B77DF" w:rsidP="001943A4">
      <w:pPr>
        <w:rPr>
          <w:ins w:id="74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0AA229D6" w14:textId="0A2BBCBB" w:rsidR="002B77DF" w:rsidRDefault="002B77DF" w:rsidP="001943A4">
      <w:pPr>
        <w:rPr>
          <w:ins w:id="75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4AF3F812" w14:textId="0C80B5D7" w:rsidR="002B77DF" w:rsidRDefault="002B77DF" w:rsidP="001943A4">
      <w:pPr>
        <w:rPr>
          <w:ins w:id="76" w:author="张 Holiday" w:date="2020-05-24T21:05:00Z"/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40CCB0C7" w14:textId="77777777" w:rsidR="002B77DF" w:rsidRDefault="002B77DF" w:rsidP="001943A4">
      <w:pPr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1CE1A8AB" w14:textId="23A8B1C9" w:rsidR="001943A4" w:rsidRPr="001943A4" w:rsidRDefault="001943A4" w:rsidP="001943A4">
      <w:pPr>
        <w:pStyle w:val="a3"/>
        <w:numPr>
          <w:ilvl w:val="0"/>
          <w:numId w:val="8"/>
        </w:numPr>
        <w:ind w:firstLineChars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lastRenderedPageBreak/>
        <w:t>操纵</w:t>
      </w:r>
      <w:r w:rsidRPr="001943A4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索引</w:t>
      </w:r>
    </w:p>
    <w:p w14:paraId="02652C83" w14:textId="1B022A5B" w:rsidR="001943A4" w:rsidRDefault="001943A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当我们导入数据以后,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发现数据的行索引并不直观或者并不是合适的索引,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我们可以通过</w:t>
      </w:r>
      <w:proofErr w:type="spellStart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set_index</w:t>
      </w:r>
      <w:proofErr w:type="spellEnd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()方法来设定一个我们认为更适合数据的索引.</w:t>
      </w:r>
    </w:p>
    <w:p w14:paraId="3D1F9949" w14:textId="00485027" w:rsidR="001943A4" w:rsidRDefault="001943A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71379858" w14:textId="5DF92874" w:rsidR="001943A4" w:rsidRDefault="001943A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e.g.将数据中的Address设定为索引</w:t>
      </w:r>
    </w:p>
    <w:p w14:paraId="6BA8FCD8" w14:textId="1A3BA71F" w:rsidR="001943A4" w:rsidRDefault="001943A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404A8D6" wp14:editId="4808C903">
            <wp:extent cx="5731510" cy="32277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1F62" w14:textId="640AD6A0" w:rsidR="00163673" w:rsidRDefault="00163673">
      <w:pPr>
        <w:widowControl/>
        <w:jc w:val="left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br w:type="page"/>
      </w:r>
    </w:p>
    <w:p w14:paraId="0ED8A60C" w14:textId="77777777" w:rsidR="001943A4" w:rsidRDefault="001943A4" w:rsidP="001943A4">
      <w:pPr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6DA47D90" w14:textId="56868B45" w:rsidR="001943A4" w:rsidRPr="001943A4" w:rsidRDefault="001943A4" w:rsidP="001943A4">
      <w:pPr>
        <w:pStyle w:val="a3"/>
        <w:numPr>
          <w:ilvl w:val="0"/>
          <w:numId w:val="8"/>
        </w:numPr>
        <w:ind w:firstLineChars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 w:rsidRPr="001943A4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条件选择</w:t>
      </w:r>
    </w:p>
    <w:p w14:paraId="0834394A" w14:textId="4AB865E2" w:rsidR="001943A4" w:rsidRDefault="001943A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在数据分析当中,</w:t>
      </w:r>
      <w:r w:rsidR="00163673"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 w:rsidR="00163673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为了使数据当中的数字变得有意义,我们经常需要根据</w:t>
      </w:r>
      <w:del w:id="77" w:author="张 Holiday" w:date="2020-05-24T22:23:00Z">
        <w:r w:rsidR="00163673" w:rsidDel="00513A49"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delText>条件提出问题.</w:delText>
        </w:r>
      </w:del>
      <w:ins w:id="78" w:author="张 Holiday" w:date="2020-05-24T22:23:00Z">
        <w:r w:rsidR="00513A49"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需求提取数据.</w:t>
        </w:r>
        <w:r w:rsidR="00513A49">
          <w:rPr>
            <w:rStyle w:val="a8"/>
            <w:rFonts w:ascii="楷体" w:eastAsia="楷体" w:hAnsi="楷体"/>
            <w:b w:val="0"/>
            <w:bCs w:val="0"/>
            <w:sz w:val="24"/>
            <w:szCs w:val="24"/>
          </w:rPr>
          <w:t xml:space="preserve"> </w:t>
        </w:r>
      </w:ins>
      <w:r w:rsidR="00163673"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</w:p>
    <w:p w14:paraId="0574E3D4" w14:textId="7054E00E" w:rsidR="00163673" w:rsidRDefault="00163673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03246117" w14:textId="287D62D3" w:rsidR="00163673" w:rsidRDefault="00163673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e.g.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查看</w:t>
      </w:r>
      <w:proofErr w:type="spellStart"/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S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urburb</w:t>
      </w:r>
      <w:proofErr w:type="spellEnd"/>
      <w:del w:id="79" w:author="张 Holiday" w:date="2020-05-24T21:58:00Z">
        <w:r w:rsidDel="00A63A34"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delText>在</w:delText>
        </w:r>
      </w:del>
      <w:ins w:id="80" w:author="张 Holiday" w:date="2020-05-25T09:44:00Z">
        <w:r w:rsidR="0069501D"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中</w:t>
        </w:r>
        <w:r w:rsidR="0069501D">
          <w:rPr>
            <w:rStyle w:val="a8"/>
            <w:rFonts w:ascii="楷体" w:eastAsia="楷体" w:hAnsi="楷体"/>
            <w:b w:val="0"/>
            <w:bCs w:val="0"/>
            <w:sz w:val="24"/>
            <w:szCs w:val="24"/>
          </w:rPr>
          <w:t>,</w:t>
        </w:r>
        <w:r w:rsidR="0069501D"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 xml:space="preserve"> 在</w:t>
        </w:r>
      </w:ins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Albert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P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ark的房子</w:t>
      </w:r>
    </w:p>
    <w:p w14:paraId="08940ECE" w14:textId="2866DFBF" w:rsidR="00163673" w:rsidRDefault="00163673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BCCEA06" wp14:editId="78655F6D">
            <wp:extent cx="5731510" cy="31362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5D82" w14:textId="590C6AB5" w:rsidR="00163673" w:rsidRDefault="00163673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返回的</w:t>
      </w:r>
      <w:proofErr w:type="spellStart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Data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Frame</w:t>
      </w:r>
      <w:proofErr w:type="spellEnd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有6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9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行,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数据本身有1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3580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行,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由此可以看出,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来自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A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lbert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P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ark地区的房子占总数的</w:t>
      </w:r>
      <w:r w:rsidR="00D553B4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0</w:t>
      </w:r>
      <w:r w:rsidR="00D553B4">
        <w:rPr>
          <w:rStyle w:val="a8"/>
          <w:rFonts w:ascii="楷体" w:eastAsia="楷体" w:hAnsi="楷体"/>
          <w:b w:val="0"/>
          <w:bCs w:val="0"/>
          <w:sz w:val="24"/>
          <w:szCs w:val="24"/>
        </w:rPr>
        <w:t>.51</w:t>
      </w:r>
      <w:r w:rsidR="00D553B4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%.</w:t>
      </w:r>
      <w:r w:rsidR="00D553B4"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</w:p>
    <w:p w14:paraId="4C669897" w14:textId="16F8B5D8" w:rsidR="00D553B4" w:rsidRDefault="00D553B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5E64E2E7" w14:textId="59EE16FC" w:rsidR="00D553B4" w:rsidRDefault="00D553B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e.g.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查看Albert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P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ark地区房价高于1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100000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的房子</w:t>
      </w:r>
    </w:p>
    <w:p w14:paraId="1DF4AC06" w14:textId="2ED88A82" w:rsidR="00D553B4" w:rsidRDefault="00D553B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1F18EFC" wp14:editId="40343B6D">
            <wp:extent cx="5731510" cy="31546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62C3" w14:textId="0451B118" w:rsidR="00D553B4" w:rsidRDefault="00D553B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返回的</w:t>
      </w:r>
      <w:proofErr w:type="spellStart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Data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F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rame</w:t>
      </w:r>
      <w:proofErr w:type="spellEnd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有6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2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行,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说明Albert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P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ark地区房价高于1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100000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有6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2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处.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</w:p>
    <w:p w14:paraId="4D038A0F" w14:textId="1BD43EF6" w:rsidR="00D553B4" w:rsidRDefault="00D553B4">
      <w:pPr>
        <w:widowControl/>
        <w:jc w:val="left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br w:type="page"/>
      </w:r>
    </w:p>
    <w:p w14:paraId="38803138" w14:textId="68195A05" w:rsidR="00D553B4" w:rsidRDefault="008D001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lastRenderedPageBreak/>
        <w:t>Pandas本身也附带了一些条件选择器,比如 isin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 xml:space="preserve">和 </w:t>
      </w:r>
      <w:proofErr w:type="spellStart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isnull</w:t>
      </w:r>
      <w:proofErr w:type="spellEnd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.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</w:p>
    <w:p w14:paraId="2F9F600A" w14:textId="10341A88" w:rsidR="008D0014" w:rsidRDefault="008D001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39EA7E0B" w14:textId="0B9E9793" w:rsidR="008D0014" w:rsidRDefault="008D0014" w:rsidP="008D0014">
      <w:pPr>
        <w:pStyle w:val="a3"/>
        <w:numPr>
          <w:ilvl w:val="0"/>
          <w:numId w:val="9"/>
        </w:numPr>
        <w:ind w:firstLineChars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del w:id="81" w:author="张 Holiday" w:date="2020-05-25T09:45:00Z">
        <w:r w:rsidDel="0069501D"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delText>I</w:delText>
        </w:r>
      </w:del>
      <w:ins w:id="82" w:author="张 Holiday" w:date="2020-05-25T09:45:00Z">
        <w:r w:rsidR="0069501D"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i</w:t>
        </w:r>
      </w:ins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sin是你选择的值包括在列表中的数据.</w:t>
      </w:r>
    </w:p>
    <w:p w14:paraId="49F4A57F" w14:textId="497DDDC4" w:rsidR="008D0014" w:rsidRDefault="008D001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7CB17FDE" w14:textId="41E0F88D" w:rsidR="008D0014" w:rsidRDefault="008D0014" w:rsidP="001943A4">
      <w:pPr>
        <w:pStyle w:val="a3"/>
        <w:ind w:left="360" w:firstLineChars="0" w:firstLine="0"/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e.g.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选择</w:t>
      </w:r>
      <w:del w:id="83" w:author="张 Holiday" w:date="2020-05-24T21:57:00Z">
        <w:r w:rsidDel="00A63A34">
          <w:rPr>
            <w:rFonts w:ascii="PingFangSC-Regular" w:hAnsi="PingFangSC-Regular"/>
            <w:color w:val="222222"/>
            <w:szCs w:val="21"/>
            <w:shd w:val="clear" w:color="auto" w:fill="FFFFFF"/>
          </w:rPr>
          <w:delText>仅</w:delText>
        </w:r>
      </w:del>
      <w:r>
        <w:rPr>
          <w:rFonts w:ascii="PingFangSC-Regular" w:hAnsi="PingFangSC-Regular"/>
          <w:color w:val="222222"/>
          <w:szCs w:val="21"/>
          <w:shd w:val="clear" w:color="auto" w:fill="FFFFFF"/>
        </w:rPr>
        <w:t>来自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Abbotsford</w:t>
      </w:r>
      <w:ins w:id="84" w:author="张 Holiday" w:date="2020-05-24T21:57:00Z">
        <w:r w:rsidR="00A63A34"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,</w:t>
        </w:r>
        <w:r w:rsidR="00A63A34">
          <w:rPr>
            <w:rFonts w:ascii="PingFangSC-Regular" w:hAnsi="PingFangSC-Regular"/>
            <w:color w:val="222222"/>
            <w:szCs w:val="21"/>
            <w:shd w:val="clear" w:color="auto" w:fill="FFFFFF"/>
          </w:rPr>
          <w:t xml:space="preserve"> </w:t>
        </w:r>
      </w:ins>
      <w:del w:id="85" w:author="张 Holiday" w:date="2020-05-24T21:57:00Z">
        <w:r w:rsidDel="00A63A34">
          <w:rPr>
            <w:rFonts w:ascii="PingFangSC-Regular" w:hAnsi="PingFangSC-Regular"/>
            <w:color w:val="222222"/>
            <w:szCs w:val="21"/>
            <w:shd w:val="clear" w:color="auto" w:fill="FFFFFF"/>
          </w:rPr>
          <w:delText>或</w:delText>
        </w:r>
      </w:del>
      <w:r>
        <w:rPr>
          <w:rFonts w:ascii="PingFangSC-Regular" w:hAnsi="PingFangSC-Regular"/>
          <w:color w:val="222222"/>
          <w:szCs w:val="21"/>
          <w:shd w:val="clear" w:color="auto" w:fill="FFFFFF"/>
        </w:rPr>
        <w:t>Airport West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的房屋</w:t>
      </w:r>
    </w:p>
    <w:p w14:paraId="64FBBD28" w14:textId="3D3429D7" w:rsidR="008D0014" w:rsidRDefault="008D001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99B019E" wp14:editId="281B7DB5">
            <wp:extent cx="5731510" cy="31711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FB25" w14:textId="1877C2AB" w:rsidR="008D0014" w:rsidRDefault="008D0014" w:rsidP="001943A4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返回的</w:t>
      </w:r>
      <w:proofErr w:type="spellStart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Data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Frame</w:t>
      </w:r>
      <w:proofErr w:type="spellEnd"/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有1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23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行,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 xml:space="preserve">说明在Abbotsford和 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A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irport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W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est的房屋一共有1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>23</w:t>
      </w: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处.</w:t>
      </w: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 </w:t>
      </w:r>
    </w:p>
    <w:p w14:paraId="08D15FF0" w14:textId="496440C0" w:rsidR="008D0014" w:rsidRPr="008D0014" w:rsidRDefault="008D0014" w:rsidP="008D0014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isnull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（和它的伴侣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notnull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）。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这些方法可以突出显示非空（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NaN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）的值。</w:t>
      </w:r>
    </w:p>
    <w:p w14:paraId="2614F0D3" w14:textId="15FE6B0B" w:rsidR="008D0014" w:rsidRDefault="008D0014" w:rsidP="008D0014">
      <w:pPr>
        <w:pStyle w:val="a3"/>
        <w:ind w:left="1200" w:firstLineChars="0" w:firstLine="0"/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e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.g. 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过滤掉数据集中缺少价格标签的房屋</w:t>
      </w:r>
    </w:p>
    <w:p w14:paraId="5C5D4595" w14:textId="70B0DAFA" w:rsidR="008D0014" w:rsidDel="002B77DF" w:rsidRDefault="008D0014" w:rsidP="008D0014">
      <w:pPr>
        <w:pStyle w:val="a3"/>
        <w:ind w:left="1200" w:firstLineChars="0" w:firstLine="0"/>
        <w:rPr>
          <w:del w:id="86" w:author="张 Holiday" w:date="2020-05-24T21:06:00Z"/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DD6EA97" wp14:editId="2E286C42">
            <wp:extent cx="5170867" cy="273323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73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A07B" w14:textId="4573D29E" w:rsidR="008D0014" w:rsidRPr="002B77DF" w:rsidRDefault="008D0014">
      <w:pPr>
        <w:pStyle w:val="a3"/>
        <w:ind w:left="120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 w:rsidRPr="002B77DF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返回的</w:t>
      </w:r>
      <w:proofErr w:type="spellStart"/>
      <w:r w:rsidRPr="002B77DF">
        <w:rPr>
          <w:rStyle w:val="a8"/>
          <w:rFonts w:ascii="楷体" w:eastAsia="楷体" w:hAnsi="楷体"/>
          <w:b w:val="0"/>
          <w:bCs w:val="0"/>
          <w:sz w:val="24"/>
          <w:szCs w:val="24"/>
        </w:rPr>
        <w:t>DataFrame</w:t>
      </w:r>
      <w:proofErr w:type="spellEnd"/>
      <w:r w:rsidRPr="002B77DF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有</w:t>
      </w:r>
      <w:r w:rsidRPr="002B77DF">
        <w:rPr>
          <w:rStyle w:val="a8"/>
          <w:rFonts w:ascii="楷体" w:eastAsia="楷体" w:hAnsi="楷体"/>
          <w:b w:val="0"/>
          <w:bCs w:val="0"/>
          <w:sz w:val="24"/>
          <w:szCs w:val="24"/>
        </w:rPr>
        <w:t>13580</w:t>
      </w:r>
      <w:r w:rsidRPr="002B77DF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行</w:t>
      </w:r>
      <w:r w:rsidRPr="002B77DF"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, </w:t>
      </w:r>
      <w:r w:rsidRPr="002B77DF"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说明</w:t>
      </w:r>
      <w:r w:rsidRPr="002B77DF">
        <w:rPr>
          <w:rStyle w:val="a8"/>
          <w:rFonts w:ascii="楷体" w:eastAsia="楷体" w:hAnsi="楷体"/>
          <w:b w:val="0"/>
          <w:bCs w:val="0"/>
          <w:sz w:val="24"/>
          <w:szCs w:val="24"/>
        </w:rPr>
        <w:t xml:space="preserve">Price中没有Null值. </w:t>
      </w:r>
    </w:p>
    <w:p w14:paraId="2823C52D" w14:textId="0033FC60" w:rsidR="008D0014" w:rsidRDefault="008D0014" w:rsidP="008D0014">
      <w:pPr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6565A0A0" w14:textId="0D0848C8" w:rsidR="008D0014" w:rsidRDefault="008D0014" w:rsidP="008D0014">
      <w:pPr>
        <w:pStyle w:val="a3"/>
        <w:numPr>
          <w:ilvl w:val="0"/>
          <w:numId w:val="8"/>
        </w:numPr>
        <w:ind w:firstLineChars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lastRenderedPageBreak/>
        <w:t>赋值操作</w:t>
      </w:r>
    </w:p>
    <w:p w14:paraId="11DCCF31" w14:textId="74ABBD7D" w:rsidR="008D0014" w:rsidRDefault="008D0014" w:rsidP="008D0014">
      <w:pPr>
        <w:pStyle w:val="a3"/>
        <w:numPr>
          <w:ilvl w:val="1"/>
          <w:numId w:val="8"/>
        </w:numPr>
        <w:ind w:firstLineChars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 w:hint="eastAsia"/>
          <w:b w:val="0"/>
          <w:bCs w:val="0"/>
          <w:sz w:val="24"/>
          <w:szCs w:val="24"/>
        </w:rPr>
        <w:t>指定常量</w:t>
      </w:r>
    </w:p>
    <w:p w14:paraId="1CE82F92" w14:textId="6BEE43B1" w:rsidR="008D0014" w:rsidRDefault="008D0014" w:rsidP="00F2252B">
      <w:pPr>
        <w:pStyle w:val="a3"/>
        <w:ind w:left="84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10E93EE" wp14:editId="722E6D00">
            <wp:extent cx="5731510" cy="31438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D7EC" w14:textId="1EB41671" w:rsidR="00F2252B" w:rsidRPr="00F2252B" w:rsidRDefault="00F2252B" w:rsidP="00F2252B">
      <w:pPr>
        <w:pStyle w:val="a3"/>
        <w:numPr>
          <w:ilvl w:val="1"/>
          <w:numId w:val="8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t>使用可迭代的值</w:t>
      </w:r>
    </w:p>
    <w:p w14:paraId="7DCDBCFF" w14:textId="3D538407" w:rsidR="00F2252B" w:rsidRDefault="00F2252B" w:rsidP="00F2252B">
      <w:pPr>
        <w:pStyle w:val="a3"/>
        <w:ind w:left="840" w:firstLineChars="0" w:firstLine="0"/>
        <w:rPr>
          <w:ins w:id="87" w:author="wei Arthur" w:date="2020-05-23T22:39:00Z"/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FE033CA" wp14:editId="2A746AC0">
            <wp:extent cx="5731510" cy="30295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CA46" w14:textId="77777777" w:rsidR="00EC3AEE" w:rsidRPr="00EC3AEE" w:rsidRDefault="00EC3AEE">
      <w:pPr>
        <w:rPr>
          <w:ins w:id="88" w:author="wei Arthur" w:date="2020-05-23T21:31:00Z"/>
          <w:rStyle w:val="a8"/>
          <w:rFonts w:ascii="楷体" w:eastAsia="楷体" w:hAnsi="楷体"/>
          <w:b w:val="0"/>
          <w:bCs w:val="0"/>
          <w:sz w:val="24"/>
          <w:szCs w:val="24"/>
        </w:rPr>
        <w:pPrChange w:id="89" w:author="wei Arthur" w:date="2020-05-23T22:39:00Z">
          <w:pPr>
            <w:pStyle w:val="a3"/>
            <w:ind w:left="840" w:firstLineChars="0" w:firstLine="0"/>
          </w:pPr>
        </w:pPrChange>
      </w:pPr>
    </w:p>
    <w:p w14:paraId="5F5AFA36" w14:textId="4C54D79B" w:rsidR="00516BC5" w:rsidRDefault="00516BC5" w:rsidP="00516BC5">
      <w:pPr>
        <w:pStyle w:val="a3"/>
        <w:numPr>
          <w:ilvl w:val="1"/>
          <w:numId w:val="8"/>
        </w:numPr>
        <w:ind w:firstLineChars="0"/>
        <w:rPr>
          <w:ins w:id="90" w:author="wei Arthur" w:date="2020-05-23T21:32:00Z"/>
          <w:rStyle w:val="a8"/>
          <w:rFonts w:ascii="楷体" w:eastAsia="楷体" w:hAnsi="楷体"/>
          <w:b w:val="0"/>
          <w:bCs w:val="0"/>
          <w:sz w:val="24"/>
          <w:szCs w:val="24"/>
        </w:rPr>
      </w:pPr>
      <w:ins w:id="91" w:author="wei Arthur" w:date="2020-05-23T21:31:00Z"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增加某行</w:t>
        </w:r>
      </w:ins>
      <w:ins w:id="92" w:author="wei Arthur" w:date="2020-05-23T21:32:00Z"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必须用</w:t>
        </w:r>
        <w:proofErr w:type="spellStart"/>
        <w:r w:rsidR="000774F0"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iloc</w:t>
        </w:r>
        <w:proofErr w:type="spellEnd"/>
      </w:ins>
    </w:p>
    <w:p w14:paraId="23E98732" w14:textId="77777777" w:rsidR="000774F0" w:rsidRDefault="000774F0" w:rsidP="000774F0">
      <w:pPr>
        <w:pStyle w:val="a3"/>
        <w:ind w:left="84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</w:pPr>
    </w:p>
    <w:p w14:paraId="01D66E71" w14:textId="45D26B9F" w:rsidR="00F2252B" w:rsidRDefault="00F2252B">
      <w:pPr>
        <w:widowControl/>
        <w:jc w:val="left"/>
        <w:rPr>
          <w:ins w:id="93" w:author="wei Arthur" w:date="2020-05-23T21:30:00Z"/>
          <w:rStyle w:val="a8"/>
          <w:rFonts w:ascii="楷体" w:eastAsia="楷体" w:hAnsi="楷体"/>
          <w:b w:val="0"/>
          <w:bCs w:val="0"/>
          <w:sz w:val="24"/>
          <w:szCs w:val="24"/>
        </w:rPr>
      </w:pPr>
      <w:r>
        <w:rPr>
          <w:rStyle w:val="a8"/>
          <w:rFonts w:ascii="楷体" w:eastAsia="楷体" w:hAnsi="楷体"/>
          <w:b w:val="0"/>
          <w:bCs w:val="0"/>
          <w:sz w:val="24"/>
          <w:szCs w:val="24"/>
        </w:rPr>
        <w:br w:type="page"/>
      </w:r>
      <w:ins w:id="94" w:author="wei Arthur" w:date="2020-05-23T21:53:00Z">
        <w:r w:rsidR="00C128C0">
          <w:rPr>
            <w:noProof/>
          </w:rPr>
          <w:lastRenderedPageBreak/>
          <w:drawing>
            <wp:inline distT="0" distB="0" distL="0" distR="0" wp14:anchorId="34778CD4" wp14:editId="11438DCB">
              <wp:extent cx="5731510" cy="2159000"/>
              <wp:effectExtent l="0" t="0" r="2540" b="0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159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FE46D5E" w14:textId="6007E779" w:rsidR="00516BC5" w:rsidRDefault="00516BC5">
      <w:pPr>
        <w:pStyle w:val="a3"/>
        <w:numPr>
          <w:ilvl w:val="0"/>
          <w:numId w:val="8"/>
        </w:numPr>
        <w:ind w:firstLineChars="0"/>
        <w:rPr>
          <w:ins w:id="95" w:author="wei Arthur" w:date="2020-05-23T21:31:00Z"/>
          <w:rStyle w:val="a8"/>
          <w:rFonts w:ascii="楷体" w:eastAsia="楷体" w:hAnsi="楷体"/>
          <w:b w:val="0"/>
          <w:bCs w:val="0"/>
          <w:sz w:val="24"/>
          <w:szCs w:val="24"/>
        </w:rPr>
        <w:pPrChange w:id="96" w:author="wei Arthur" w:date="2020-05-23T21:31:00Z">
          <w:pPr>
            <w:pStyle w:val="a3"/>
            <w:ind w:left="360" w:firstLineChars="0" w:firstLine="0"/>
          </w:pPr>
        </w:pPrChange>
      </w:pPr>
      <w:ins w:id="97" w:author="wei Arthur" w:date="2020-05-23T21:30:00Z"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删除</w:t>
        </w:r>
      </w:ins>
      <w:ins w:id="98" w:author="wei Arthur" w:date="2020-05-23T21:31:00Z"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操作：</w:t>
        </w:r>
      </w:ins>
    </w:p>
    <w:p w14:paraId="713A2E1C" w14:textId="684A5FD2" w:rsidR="00516BC5" w:rsidRDefault="003C2011">
      <w:pPr>
        <w:pStyle w:val="a3"/>
        <w:numPr>
          <w:ilvl w:val="0"/>
          <w:numId w:val="17"/>
        </w:numPr>
        <w:ind w:firstLineChars="0"/>
        <w:rPr>
          <w:ins w:id="99" w:author="wei Arthur" w:date="2020-05-23T21:55:00Z"/>
          <w:rStyle w:val="a8"/>
          <w:rFonts w:ascii="楷体" w:eastAsia="楷体" w:hAnsi="楷体"/>
          <w:b w:val="0"/>
          <w:bCs w:val="0"/>
          <w:sz w:val="24"/>
          <w:szCs w:val="24"/>
        </w:rPr>
        <w:pPrChange w:id="100" w:author="wei Arthur" w:date="2020-05-23T21:55:00Z">
          <w:pPr>
            <w:pStyle w:val="a3"/>
            <w:ind w:left="360" w:firstLineChars="0" w:firstLine="0"/>
          </w:pPr>
        </w:pPrChange>
      </w:pPr>
      <w:ins w:id="101" w:author="wei Arthur" w:date="2020-05-23T21:54:00Z"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p</w:t>
        </w:r>
        <w:r>
          <w:rPr>
            <w:rStyle w:val="a8"/>
            <w:rFonts w:ascii="楷体" w:eastAsia="楷体" w:hAnsi="楷体"/>
            <w:b w:val="0"/>
            <w:bCs w:val="0"/>
            <w:sz w:val="24"/>
            <w:szCs w:val="24"/>
          </w:rPr>
          <w:t>op</w:t>
        </w:r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方法</w:t>
        </w:r>
      </w:ins>
      <w:ins w:id="102" w:author="wei Arthur" w:date="2020-05-23T21:55:00Z"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，只能删除列</w:t>
        </w:r>
      </w:ins>
    </w:p>
    <w:p w14:paraId="1E3A0F93" w14:textId="030A7FA1" w:rsidR="003C2011" w:rsidRDefault="003C2011">
      <w:pPr>
        <w:pStyle w:val="a3"/>
        <w:ind w:left="720" w:firstLineChars="0" w:firstLine="0"/>
        <w:rPr>
          <w:ins w:id="103" w:author="wei Arthur" w:date="2020-05-23T21:34:00Z"/>
          <w:rStyle w:val="a8"/>
          <w:rFonts w:ascii="楷体" w:eastAsia="楷体" w:hAnsi="楷体"/>
          <w:b w:val="0"/>
          <w:bCs w:val="0"/>
          <w:sz w:val="24"/>
          <w:szCs w:val="24"/>
        </w:rPr>
        <w:pPrChange w:id="104" w:author="wei Arthur" w:date="2020-05-23T21:55:00Z">
          <w:pPr>
            <w:pStyle w:val="a3"/>
            <w:ind w:left="360" w:firstLineChars="0" w:firstLine="0"/>
          </w:pPr>
        </w:pPrChange>
      </w:pPr>
      <w:ins w:id="105" w:author="wei Arthur" w:date="2020-05-23T21:56:00Z">
        <w:r>
          <w:rPr>
            <w:noProof/>
          </w:rPr>
          <w:drawing>
            <wp:inline distT="0" distB="0" distL="0" distR="0" wp14:anchorId="44CEECB3" wp14:editId="43CC477D">
              <wp:extent cx="5731510" cy="2933700"/>
              <wp:effectExtent l="0" t="0" r="2540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933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16ECA8" w14:textId="76DCBBF4" w:rsidR="000774F0" w:rsidRDefault="003C2011" w:rsidP="00516BC5">
      <w:pPr>
        <w:pStyle w:val="a3"/>
        <w:ind w:left="360" w:firstLineChars="0" w:firstLine="0"/>
        <w:rPr>
          <w:ins w:id="106" w:author="wei Arthur" w:date="2020-05-23T21:34:00Z"/>
          <w:rStyle w:val="a8"/>
          <w:rFonts w:ascii="楷体" w:eastAsia="楷体" w:hAnsi="楷体"/>
          <w:b w:val="0"/>
          <w:bCs w:val="0"/>
          <w:sz w:val="24"/>
          <w:szCs w:val="24"/>
        </w:rPr>
      </w:pPr>
      <w:ins w:id="107" w:author="wei Arthur" w:date="2020-05-23T21:54:00Z"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b</w:t>
        </w:r>
        <w:r>
          <w:rPr>
            <w:rStyle w:val="a8"/>
            <w:rFonts w:ascii="楷体" w:eastAsia="楷体" w:hAnsi="楷体"/>
            <w:b w:val="0"/>
            <w:bCs w:val="0"/>
            <w:sz w:val="24"/>
            <w:szCs w:val="24"/>
          </w:rPr>
          <w:t>)drop</w:t>
        </w:r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方法</w:t>
        </w:r>
      </w:ins>
      <w:ins w:id="108" w:author="wei Arthur" w:date="2020-05-23T22:00:00Z">
        <w:r>
          <w:rPr>
            <w:rStyle w:val="a8"/>
            <w:rFonts w:ascii="楷体" w:eastAsia="楷体" w:hAnsi="楷体" w:hint="eastAsia"/>
            <w:b w:val="0"/>
            <w:bCs w:val="0"/>
            <w:sz w:val="24"/>
            <w:szCs w:val="24"/>
          </w:rPr>
          <w:t>删除行和删除列</w:t>
        </w:r>
      </w:ins>
    </w:p>
    <w:p w14:paraId="5952D81B" w14:textId="5736B663" w:rsidR="000774F0" w:rsidRDefault="001945EF" w:rsidP="00516BC5">
      <w:pPr>
        <w:pStyle w:val="a3"/>
        <w:ind w:left="360" w:firstLineChars="0" w:firstLine="0"/>
        <w:rPr>
          <w:ins w:id="109" w:author="wei Arthur" w:date="2020-05-23T22:00:00Z"/>
          <w:rStyle w:val="a8"/>
          <w:rFonts w:ascii="楷体" w:eastAsia="楷体" w:hAnsi="楷体"/>
          <w:b w:val="0"/>
          <w:bCs w:val="0"/>
          <w:sz w:val="24"/>
          <w:szCs w:val="24"/>
        </w:rPr>
      </w:pPr>
      <w:ins w:id="110" w:author="wei Arthur" w:date="2020-05-23T22:07:00Z">
        <w:r>
          <w:rPr>
            <w:noProof/>
          </w:rPr>
          <w:drawing>
            <wp:inline distT="0" distB="0" distL="0" distR="0" wp14:anchorId="3CFDA8AF" wp14:editId="30E48B25">
              <wp:extent cx="5731510" cy="2495550"/>
              <wp:effectExtent l="0" t="0" r="2540" b="0"/>
              <wp:docPr id="25" name="图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95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01079B" w14:textId="419D6B96" w:rsidR="003C2011" w:rsidRDefault="001945EF">
      <w:pPr>
        <w:pStyle w:val="a3"/>
        <w:ind w:left="360" w:firstLineChars="0" w:firstLine="0"/>
        <w:rPr>
          <w:rStyle w:val="a8"/>
          <w:rFonts w:ascii="楷体" w:eastAsia="楷体" w:hAnsi="楷体"/>
          <w:b w:val="0"/>
          <w:bCs w:val="0"/>
          <w:sz w:val="24"/>
          <w:szCs w:val="24"/>
        </w:rPr>
        <w:pPrChange w:id="111" w:author="wei Arthur" w:date="2020-05-23T21:31:00Z">
          <w:pPr>
            <w:widowControl/>
            <w:jc w:val="left"/>
          </w:pPr>
        </w:pPrChange>
      </w:pPr>
      <w:ins w:id="112" w:author="wei Arthur" w:date="2020-05-23T22:08:00Z">
        <w:r>
          <w:rPr>
            <w:noProof/>
          </w:rPr>
          <w:lastRenderedPageBreak/>
          <w:drawing>
            <wp:inline distT="0" distB="0" distL="0" distR="0" wp14:anchorId="4F352099" wp14:editId="569F74EE">
              <wp:extent cx="5731510" cy="2713355"/>
              <wp:effectExtent l="0" t="0" r="2540" b="0"/>
              <wp:docPr id="26" name="图片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13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188C4A" w14:textId="77777777" w:rsidR="0087479C" w:rsidRDefault="00F2252B" w:rsidP="008D4AF8">
      <w:pPr>
        <w:pStyle w:val="2"/>
        <w:spacing w:before="0" w:after="0"/>
        <w:rPr>
          <w:rFonts w:ascii="PingFangSC-Regular" w:hAnsi="PingFangSC-Regular" w:hint="eastAsia"/>
          <w:b w:val="0"/>
          <w:bCs w:val="0"/>
          <w:color w:val="222222"/>
        </w:rPr>
      </w:pPr>
      <w:r>
        <w:rPr>
          <w:rFonts w:ascii="PingFangSC-Regular" w:hAnsi="PingFangSC-Regular"/>
          <w:b w:val="0"/>
          <w:bCs w:val="0"/>
          <w:color w:val="222222"/>
        </w:rPr>
        <w:t>数据摘要</w:t>
      </w:r>
    </w:p>
    <w:p w14:paraId="09BFC8CC" w14:textId="7CCA7C89" w:rsidR="00F2252B" w:rsidRPr="0087479C" w:rsidRDefault="00F2252B" w:rsidP="0087479C">
      <w:pPr>
        <w:pStyle w:val="a4"/>
        <w:rPr>
          <w:rFonts w:ascii="PingFangSC-Regular" w:hAnsi="PingFangSC-Regular" w:hint="eastAsia"/>
          <w:color w:val="222222"/>
        </w:rPr>
      </w:pPr>
      <w:r>
        <w:t>摘要功能</w:t>
      </w:r>
    </w:p>
    <w:p w14:paraId="6057DF92" w14:textId="3D14250E" w:rsidR="00F2252B" w:rsidRDefault="00F2252B" w:rsidP="00F2252B">
      <w:pPr>
        <w:pStyle w:val="a3"/>
        <w:ind w:left="360" w:firstLineChars="0" w:firstLine="0"/>
      </w:pPr>
      <w:r w:rsidRPr="00F2252B">
        <w:t>pandas提供了许多简单的“汇总函数”，它以某种有用的方式重构数据。</w:t>
      </w:r>
    </w:p>
    <w:p w14:paraId="4359348D" w14:textId="17ED85E2" w:rsidR="00F2252B" w:rsidRDefault="00F2252B" w:rsidP="00F2252B">
      <w:pPr>
        <w:pStyle w:val="a3"/>
        <w:ind w:left="360" w:firstLineChars="0" w:firstLine="0"/>
      </w:pPr>
    </w:p>
    <w:p w14:paraId="0E35FD8E" w14:textId="4F7A39A1" w:rsidR="00F2252B" w:rsidRDefault="00F2252B" w:rsidP="00F2252B">
      <w:pPr>
        <w:pStyle w:val="a3"/>
        <w:ind w:left="360" w:firstLineChars="0" w:firstLine="0"/>
      </w:pPr>
      <w:r>
        <w:rPr>
          <w:rFonts w:hint="eastAsia"/>
        </w:rPr>
        <w:t>e</w:t>
      </w:r>
      <w:r>
        <w:t>.g.</w:t>
      </w:r>
      <w:r w:rsidR="008D4AF8">
        <w:rPr>
          <w:rFonts w:hint="eastAsia"/>
        </w:rPr>
        <w:t>数值型</w:t>
      </w:r>
      <w:r>
        <w:t xml:space="preserve"> describe</w:t>
      </w:r>
      <w:r>
        <w:rPr>
          <w:rFonts w:hint="eastAsia"/>
        </w:rPr>
        <w:t>方法</w:t>
      </w:r>
    </w:p>
    <w:p w14:paraId="20559783" w14:textId="1F2E7580" w:rsidR="00F2252B" w:rsidRDefault="00F2252B" w:rsidP="008D4AF8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noProof/>
        </w:rPr>
        <w:drawing>
          <wp:inline distT="0" distB="0" distL="0" distR="0" wp14:anchorId="705F7A77" wp14:editId="19EA0F4F">
            <wp:extent cx="3428571" cy="1971429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6D04" w14:textId="4589112A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</w:p>
    <w:p w14:paraId="36644283" w14:textId="448A8A58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e.g.</w:t>
      </w:r>
      <w:r>
        <w:rPr>
          <w:rStyle w:val="a8"/>
          <w:b w:val="0"/>
          <w:bCs w:val="0"/>
        </w:rPr>
        <w:t xml:space="preserve"> </w:t>
      </w:r>
      <w:r>
        <w:rPr>
          <w:rStyle w:val="a8"/>
          <w:rFonts w:hint="eastAsia"/>
          <w:b w:val="0"/>
          <w:bCs w:val="0"/>
        </w:rPr>
        <w:t>字符串 describe方法</w:t>
      </w:r>
    </w:p>
    <w:p w14:paraId="11EA1868" w14:textId="267C8A82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noProof/>
        </w:rPr>
        <w:drawing>
          <wp:inline distT="0" distB="0" distL="0" distR="0" wp14:anchorId="4E5BD0BD" wp14:editId="3363BCA6">
            <wp:extent cx="3695238" cy="1333333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61F0" w14:textId="200A1C86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</w:p>
    <w:p w14:paraId="3EF4F821" w14:textId="603ED4A4" w:rsidR="008D4AF8" w:rsidRDefault="008D4AF8" w:rsidP="008D4AF8">
      <w:pPr>
        <w:pStyle w:val="a3"/>
        <w:ind w:left="360" w:firstLineChars="0" w:firstLine="0"/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t>获得有关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DataFrame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或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Series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中的列的特定简单摘要统计信息</w:t>
      </w:r>
    </w:p>
    <w:p w14:paraId="4FC6DE6B" w14:textId="77777777" w:rsidR="002B77DF" w:rsidRDefault="002B77DF" w:rsidP="008D4AF8">
      <w:pPr>
        <w:pStyle w:val="a3"/>
        <w:ind w:left="360" w:firstLineChars="0" w:firstLine="0"/>
        <w:rPr>
          <w:ins w:id="113" w:author="张 Holiday" w:date="2020-05-24T21:07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65708AD1" w14:textId="3C562499" w:rsidR="008D4AF8" w:rsidRDefault="008D4AF8" w:rsidP="008D4AF8">
      <w:pPr>
        <w:pStyle w:val="a3"/>
        <w:ind w:left="360" w:firstLineChars="0" w:firstLine="0"/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lastRenderedPageBreak/>
        <w:t>e.g.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查看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Price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的平均值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,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可以使用</w:t>
      </w:r>
      <w:proofErr w:type="gramStart"/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mean(</w:t>
      </w:r>
      <w:proofErr w:type="gramEnd"/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)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函数</w:t>
      </w:r>
    </w:p>
    <w:p w14:paraId="38460316" w14:textId="2E732BD7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noProof/>
        </w:rPr>
        <w:drawing>
          <wp:inline distT="0" distB="0" distL="0" distR="0" wp14:anchorId="72556CD0" wp14:editId="523C4FF0">
            <wp:extent cx="5504762" cy="666667"/>
            <wp:effectExtent l="0" t="0" r="127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AA94" w14:textId="74639FE7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</w:p>
    <w:p w14:paraId="2CFA45FF" w14:textId="27060BEB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e.g.</w:t>
      </w:r>
      <w:r>
        <w:rPr>
          <w:rStyle w:val="a8"/>
          <w:b w:val="0"/>
          <w:bCs w:val="0"/>
        </w:rPr>
        <w:t xml:space="preserve"> </w:t>
      </w:r>
      <w:r>
        <w:rPr>
          <w:rStyle w:val="a8"/>
          <w:rFonts w:hint="eastAsia"/>
          <w:b w:val="0"/>
          <w:bCs w:val="0"/>
        </w:rPr>
        <w:t>查看Address列的唯一值,</w:t>
      </w:r>
      <w:r>
        <w:rPr>
          <w:rStyle w:val="a8"/>
          <w:b w:val="0"/>
          <w:bCs w:val="0"/>
        </w:rPr>
        <w:t xml:space="preserve"> </w:t>
      </w:r>
      <w:r>
        <w:rPr>
          <w:rStyle w:val="a8"/>
          <w:rFonts w:hint="eastAsia"/>
          <w:b w:val="0"/>
          <w:bCs w:val="0"/>
        </w:rPr>
        <w:t>可以使用</w:t>
      </w:r>
      <w:proofErr w:type="gramStart"/>
      <w:r>
        <w:rPr>
          <w:rStyle w:val="a8"/>
          <w:rFonts w:hint="eastAsia"/>
          <w:b w:val="0"/>
          <w:bCs w:val="0"/>
        </w:rPr>
        <w:t>unique(</w:t>
      </w:r>
      <w:proofErr w:type="gramEnd"/>
      <w:r>
        <w:rPr>
          <w:rStyle w:val="a8"/>
          <w:rFonts w:hint="eastAsia"/>
          <w:b w:val="0"/>
          <w:bCs w:val="0"/>
        </w:rPr>
        <w:t>)函数</w:t>
      </w:r>
    </w:p>
    <w:p w14:paraId="2E040B1E" w14:textId="7E1BC84A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noProof/>
        </w:rPr>
        <w:drawing>
          <wp:inline distT="0" distB="0" distL="0" distR="0" wp14:anchorId="653EBEDE" wp14:editId="332D3B7E">
            <wp:extent cx="5485714" cy="800000"/>
            <wp:effectExtent l="0" t="0" r="127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085" w14:textId="77777777" w:rsidR="008D4AF8" w:rsidDel="002B77DF" w:rsidRDefault="008D4AF8">
      <w:pPr>
        <w:widowControl/>
        <w:jc w:val="left"/>
        <w:rPr>
          <w:del w:id="114" w:author="张 Holiday" w:date="2020-05-24T21:07:00Z"/>
          <w:rStyle w:val="a8"/>
          <w:b w:val="0"/>
          <w:bCs w:val="0"/>
        </w:rPr>
      </w:pPr>
      <w:del w:id="115" w:author="张 Holiday" w:date="2020-05-24T21:07:00Z">
        <w:r w:rsidDel="002B77DF">
          <w:rPr>
            <w:rStyle w:val="a8"/>
            <w:b w:val="0"/>
            <w:bCs w:val="0"/>
          </w:rPr>
          <w:br w:type="page"/>
        </w:r>
      </w:del>
    </w:p>
    <w:p w14:paraId="0ADFAA09" w14:textId="12FE1772" w:rsidR="008D4AF8" w:rsidRPr="002B77DF" w:rsidRDefault="008D4AF8">
      <w:pPr>
        <w:widowControl/>
        <w:jc w:val="left"/>
        <w:rPr>
          <w:rFonts w:ascii="PingFangSC-Regular" w:hAnsi="PingFangSC-Regular"/>
          <w:color w:val="222222"/>
          <w:szCs w:val="21"/>
          <w:shd w:val="clear" w:color="auto" w:fill="FFFFFF"/>
          <w:rPrChange w:id="116" w:author="张 Holiday" w:date="2020-05-24T21:07:00Z">
            <w:rPr>
              <w:shd w:val="clear" w:color="auto" w:fill="FFFFFF"/>
            </w:rPr>
          </w:rPrChange>
        </w:rPr>
        <w:pPrChange w:id="117" w:author="张 Holiday" w:date="2020-05-24T21:07:00Z">
          <w:pPr>
            <w:pStyle w:val="a3"/>
            <w:ind w:left="360" w:firstLineChars="0" w:firstLine="0"/>
          </w:pPr>
        </w:pPrChange>
      </w:pPr>
      <w:r w:rsidRPr="002B77DF">
        <w:rPr>
          <w:rStyle w:val="a8"/>
          <w:b w:val="0"/>
          <w:bCs w:val="0"/>
        </w:rPr>
        <w:t xml:space="preserve">e.g. </w:t>
      </w:r>
      <w:r w:rsidRPr="002B77DF">
        <w:rPr>
          <w:rFonts w:ascii="PingFangSC-Regular" w:hAnsi="PingFangSC-Regular"/>
          <w:color w:val="222222"/>
          <w:szCs w:val="21"/>
          <w:shd w:val="clear" w:color="auto" w:fill="FFFFFF"/>
          <w:rPrChange w:id="118" w:author="张 Holiday" w:date="2020-05-24T21:07:00Z">
            <w:rPr>
              <w:shd w:val="clear" w:color="auto" w:fill="FFFFFF"/>
            </w:rPr>
          </w:rPrChange>
        </w:rPr>
        <w:t>查看唯一值列表以及它们在数据集中出现的频率，可以使用</w:t>
      </w:r>
      <w:proofErr w:type="spellStart"/>
      <w:r w:rsidRPr="002B77DF">
        <w:rPr>
          <w:rFonts w:ascii="PingFangSC-Regular" w:hAnsi="PingFangSC-Regular"/>
          <w:color w:val="222222"/>
          <w:szCs w:val="21"/>
          <w:shd w:val="clear" w:color="auto" w:fill="FFFFFF"/>
          <w:rPrChange w:id="119" w:author="张 Holiday" w:date="2020-05-24T21:07:00Z">
            <w:rPr>
              <w:shd w:val="clear" w:color="auto" w:fill="FFFFFF"/>
            </w:rPr>
          </w:rPrChange>
        </w:rPr>
        <w:t>value_</w:t>
      </w:r>
      <w:proofErr w:type="gramStart"/>
      <w:r w:rsidRPr="002B77DF">
        <w:rPr>
          <w:rFonts w:ascii="PingFangSC-Regular" w:hAnsi="PingFangSC-Regular"/>
          <w:color w:val="222222"/>
          <w:szCs w:val="21"/>
          <w:shd w:val="clear" w:color="auto" w:fill="FFFFFF"/>
          <w:rPrChange w:id="120" w:author="张 Holiday" w:date="2020-05-24T21:07:00Z">
            <w:rPr>
              <w:shd w:val="clear" w:color="auto" w:fill="FFFFFF"/>
            </w:rPr>
          </w:rPrChange>
        </w:rPr>
        <w:t>counts</w:t>
      </w:r>
      <w:proofErr w:type="spellEnd"/>
      <w:r w:rsidRPr="002B77DF">
        <w:rPr>
          <w:rFonts w:ascii="PingFangSC-Regular" w:hAnsi="PingFangSC-Regular"/>
          <w:color w:val="222222"/>
          <w:szCs w:val="21"/>
          <w:shd w:val="clear" w:color="auto" w:fill="FFFFFF"/>
          <w:rPrChange w:id="121" w:author="张 Holiday" w:date="2020-05-24T21:07:00Z">
            <w:rPr>
              <w:shd w:val="clear" w:color="auto" w:fill="FFFFFF"/>
            </w:rPr>
          </w:rPrChange>
        </w:rPr>
        <w:t>(</w:t>
      </w:r>
      <w:proofErr w:type="gramEnd"/>
      <w:r w:rsidRPr="002B77DF">
        <w:rPr>
          <w:rFonts w:ascii="PingFangSC-Regular" w:hAnsi="PingFangSC-Regular"/>
          <w:color w:val="222222"/>
          <w:szCs w:val="21"/>
          <w:shd w:val="clear" w:color="auto" w:fill="FFFFFF"/>
          <w:rPrChange w:id="122" w:author="张 Holiday" w:date="2020-05-24T21:07:00Z">
            <w:rPr>
              <w:shd w:val="clear" w:color="auto" w:fill="FFFFFF"/>
            </w:rPr>
          </w:rPrChange>
        </w:rPr>
        <w:t>)</w:t>
      </w:r>
      <w:r w:rsidRPr="002B77DF">
        <w:rPr>
          <w:rFonts w:ascii="PingFangSC-Regular" w:hAnsi="PingFangSC-Regular" w:hint="eastAsia"/>
          <w:color w:val="222222"/>
          <w:szCs w:val="21"/>
          <w:shd w:val="clear" w:color="auto" w:fill="FFFFFF"/>
          <w:rPrChange w:id="123" w:author="张 Holiday" w:date="2020-05-24T21:07:00Z">
            <w:rPr>
              <w:rFonts w:hint="eastAsia"/>
              <w:shd w:val="clear" w:color="auto" w:fill="FFFFFF"/>
            </w:rPr>
          </w:rPrChange>
        </w:rPr>
        <w:t>函数</w:t>
      </w:r>
    </w:p>
    <w:p w14:paraId="0896D885" w14:textId="5E9801C2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noProof/>
        </w:rPr>
        <w:drawing>
          <wp:inline distT="0" distB="0" distL="0" distR="0" wp14:anchorId="765A81A1" wp14:editId="092C05A3">
            <wp:extent cx="4685714" cy="2485714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7030" w14:textId="5460EF34" w:rsidR="0087479C" w:rsidRDefault="0087479C" w:rsidP="0087479C">
      <w:pPr>
        <w:rPr>
          <w:rStyle w:val="a8"/>
          <w:b w:val="0"/>
          <w:bCs w:val="0"/>
        </w:rPr>
      </w:pPr>
    </w:p>
    <w:p w14:paraId="0D79F561" w14:textId="2A4EDC1F" w:rsidR="00763CE4" w:rsidRDefault="00763CE4" w:rsidP="00763CE4">
      <w:pPr>
        <w:pStyle w:val="a3"/>
        <w:ind w:left="360" w:firstLineChars="0" w:firstLine="0"/>
        <w:rPr>
          <w:ins w:id="124" w:author="wei Arthur" w:date="2020-05-23T21:25:00Z"/>
          <w:rFonts w:ascii="PingFangSC-Regular" w:hAnsi="PingFangSC-Regular" w:hint="eastAsia"/>
          <w:color w:val="222222"/>
          <w:szCs w:val="21"/>
          <w:shd w:val="clear" w:color="auto" w:fill="FFFFFF"/>
        </w:rPr>
      </w:pPr>
      <w:ins w:id="125" w:author="wei Arthur" w:date="2020-05-23T21:17:00Z">
        <w:r>
          <w:rPr>
            <w:rStyle w:val="a8"/>
            <w:rFonts w:hint="eastAsia"/>
            <w:b w:val="0"/>
            <w:bCs w:val="0"/>
          </w:rPr>
          <w:t>e.g.</w:t>
        </w:r>
        <w:r>
          <w:rPr>
            <w:rStyle w:val="a8"/>
            <w:b w:val="0"/>
            <w:bCs w:val="0"/>
          </w:rPr>
          <w:t xml:space="preserve"> </w:t>
        </w:r>
        <w:r>
          <w:rPr>
            <w:rFonts w:ascii="PingFangSC-Regular" w:hAnsi="PingFangSC-Regular"/>
            <w:color w:val="222222"/>
            <w:szCs w:val="21"/>
            <w:shd w:val="clear" w:color="auto" w:fill="FFFFFF"/>
          </w:rPr>
          <w:t>查看</w:t>
        </w:r>
      </w:ins>
      <w:ins w:id="126" w:author="wei Arthur" w:date="2020-05-23T21:18:00Z">
        <w:r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数据形状</w:t>
        </w:r>
      </w:ins>
      <w:ins w:id="127" w:author="wei Arthur" w:date="2020-05-23T21:17:00Z">
        <w:r>
          <w:rPr>
            <w:rFonts w:ascii="PingFangSC-Regular" w:hAnsi="PingFangSC-Regular"/>
            <w:color w:val="222222"/>
            <w:szCs w:val="21"/>
            <w:shd w:val="clear" w:color="auto" w:fill="FFFFFF"/>
          </w:rPr>
          <w:t>可以使用</w:t>
        </w:r>
      </w:ins>
      <w:ins w:id="128" w:author="wei Arthur" w:date="2020-05-23T21:18:00Z">
        <w:r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shape</w:t>
        </w:r>
      </w:ins>
      <w:proofErr w:type="gramStart"/>
      <w:ins w:id="129" w:author="wei Arthur" w:date="2020-05-23T21:17:00Z">
        <w:r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()</w:t>
        </w:r>
        <w:r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函数</w:t>
        </w:r>
      </w:ins>
      <w:proofErr w:type="gramEnd"/>
      <w:ins w:id="130" w:author="wei Arthur" w:date="2020-05-23T21:22:00Z">
        <w:r w:rsidR="00516BC5"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，用</w:t>
        </w:r>
      </w:ins>
      <w:proofErr w:type="spellStart"/>
      <w:ins w:id="131" w:author="wei Arthur" w:date="2020-05-23T21:23:00Z">
        <w:r w:rsidR="00516BC5">
          <w:rPr>
            <w:rFonts w:ascii="PingFangSC-Regular" w:hAnsi="PingFangSC-Regular"/>
            <w:color w:val="222222"/>
            <w:szCs w:val="21"/>
            <w:shd w:val="clear" w:color="auto" w:fill="FFFFFF"/>
          </w:rPr>
          <w:t>value_counts</w:t>
        </w:r>
        <w:proofErr w:type="spellEnd"/>
        <w:r w:rsidR="00516BC5">
          <w:rPr>
            <w:rFonts w:ascii="PingFangSC-Regular" w:hAnsi="PingFangSC-Regular"/>
            <w:color w:val="222222"/>
            <w:szCs w:val="21"/>
            <w:shd w:val="clear" w:color="auto" w:fill="FFFFFF"/>
          </w:rPr>
          <w:t>()</w:t>
        </w:r>
      </w:ins>
      <w:ins w:id="132" w:author="wei Arthur" w:date="2020-05-23T21:22:00Z">
        <w:r w:rsidR="00516BC5"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.shape</w:t>
        </w:r>
        <w:r w:rsidR="00516BC5">
          <w:rPr>
            <w:rFonts w:ascii="PingFangSC-Regular" w:hAnsi="PingFangSC-Regular"/>
            <w:color w:val="222222"/>
            <w:szCs w:val="21"/>
            <w:shd w:val="clear" w:color="auto" w:fill="FFFFFF"/>
          </w:rPr>
          <w:t>[</w:t>
        </w:r>
      </w:ins>
      <w:ins w:id="133" w:author="wei Arthur" w:date="2020-05-23T21:23:00Z">
        <w:r w:rsidR="00516BC5">
          <w:rPr>
            <w:rFonts w:ascii="PingFangSC-Regular" w:hAnsi="PingFangSC-Regular"/>
            <w:color w:val="222222"/>
            <w:szCs w:val="21"/>
            <w:shd w:val="clear" w:color="auto" w:fill="FFFFFF"/>
          </w:rPr>
          <w:t>0</w:t>
        </w:r>
      </w:ins>
      <w:ins w:id="134" w:author="wei Arthur" w:date="2020-05-23T21:22:00Z">
        <w:r w:rsidR="00516BC5">
          <w:rPr>
            <w:rFonts w:ascii="PingFangSC-Regular" w:hAnsi="PingFangSC-Regular"/>
            <w:color w:val="222222"/>
            <w:szCs w:val="21"/>
            <w:shd w:val="clear" w:color="auto" w:fill="FFFFFF"/>
          </w:rPr>
          <w:t>]</w:t>
        </w:r>
      </w:ins>
      <w:ins w:id="135" w:author="wei Arthur" w:date="2020-05-23T21:23:00Z">
        <w:r w:rsidR="00516BC5"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找出</w:t>
        </w:r>
      </w:ins>
      <w:ins w:id="136" w:author="wei Arthur" w:date="2020-05-23T21:24:00Z">
        <w:r w:rsidR="00516BC5"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某字段</w:t>
        </w:r>
      </w:ins>
      <w:ins w:id="137" w:author="wei Arthur" w:date="2020-05-23T21:23:00Z">
        <w:r w:rsidR="00516BC5"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不重复项数目</w:t>
        </w:r>
      </w:ins>
    </w:p>
    <w:p w14:paraId="2E5F4F87" w14:textId="31FC77B6" w:rsidR="00516BC5" w:rsidRDefault="000774F0" w:rsidP="00763CE4">
      <w:pPr>
        <w:pStyle w:val="a3"/>
        <w:ind w:left="360" w:firstLineChars="0" w:firstLine="0"/>
        <w:rPr>
          <w:ins w:id="138" w:author="wei Arthur" w:date="2020-05-23T21:17:00Z"/>
          <w:rFonts w:ascii="PingFangSC-Regular" w:hAnsi="PingFangSC-Regular" w:hint="eastAsia"/>
          <w:color w:val="222222"/>
          <w:szCs w:val="21"/>
          <w:shd w:val="clear" w:color="auto" w:fill="FFFFFF"/>
        </w:rPr>
      </w:pPr>
      <w:ins w:id="139" w:author="wei Arthur" w:date="2020-05-23T21:34:00Z">
        <w:r>
          <w:rPr>
            <w:noProof/>
          </w:rPr>
          <w:drawing>
            <wp:inline distT="0" distB="0" distL="0" distR="0" wp14:anchorId="3D89418E" wp14:editId="55A4C684">
              <wp:extent cx="5705475" cy="1133475"/>
              <wp:effectExtent l="0" t="0" r="9525" b="9525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05475" cy="1133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C59075" w14:textId="20FADC40" w:rsidR="0087479C" w:rsidRDefault="0087479C" w:rsidP="0087479C">
      <w:pPr>
        <w:rPr>
          <w:ins w:id="140" w:author="张 Holiday" w:date="2020-05-24T21:07:00Z"/>
          <w:rStyle w:val="a8"/>
          <w:b w:val="0"/>
          <w:bCs w:val="0"/>
        </w:rPr>
      </w:pPr>
    </w:p>
    <w:p w14:paraId="52E03BF8" w14:textId="7F698630" w:rsidR="002B77DF" w:rsidRDefault="002B77DF" w:rsidP="0087479C">
      <w:pPr>
        <w:rPr>
          <w:ins w:id="141" w:author="张 Holiday" w:date="2020-05-24T21:07:00Z"/>
          <w:rStyle w:val="a8"/>
          <w:b w:val="0"/>
          <w:bCs w:val="0"/>
        </w:rPr>
      </w:pPr>
    </w:p>
    <w:p w14:paraId="0E4DCB43" w14:textId="597B8B80" w:rsidR="002B77DF" w:rsidRDefault="002B77DF" w:rsidP="0087479C">
      <w:pPr>
        <w:rPr>
          <w:ins w:id="142" w:author="张 Holiday" w:date="2020-05-24T21:07:00Z"/>
          <w:rStyle w:val="a8"/>
          <w:b w:val="0"/>
          <w:bCs w:val="0"/>
        </w:rPr>
      </w:pPr>
    </w:p>
    <w:p w14:paraId="73A3963F" w14:textId="65C7EC8A" w:rsidR="002B77DF" w:rsidRDefault="002B77DF" w:rsidP="0087479C">
      <w:pPr>
        <w:rPr>
          <w:ins w:id="143" w:author="张 Holiday" w:date="2020-05-24T21:07:00Z"/>
          <w:rStyle w:val="a8"/>
          <w:b w:val="0"/>
          <w:bCs w:val="0"/>
        </w:rPr>
      </w:pPr>
    </w:p>
    <w:p w14:paraId="41CA5B80" w14:textId="0B251086" w:rsidR="002B77DF" w:rsidRDefault="002B77DF" w:rsidP="0087479C">
      <w:pPr>
        <w:rPr>
          <w:ins w:id="144" w:author="张 Holiday" w:date="2020-05-24T21:07:00Z"/>
          <w:rStyle w:val="a8"/>
          <w:b w:val="0"/>
          <w:bCs w:val="0"/>
        </w:rPr>
      </w:pPr>
    </w:p>
    <w:p w14:paraId="27F7A20C" w14:textId="77777777" w:rsidR="002B77DF" w:rsidRPr="00763CE4" w:rsidRDefault="002B77DF" w:rsidP="0087479C">
      <w:pPr>
        <w:rPr>
          <w:rStyle w:val="a8"/>
          <w:b w:val="0"/>
          <w:bCs w:val="0"/>
        </w:rPr>
      </w:pPr>
    </w:p>
    <w:p w14:paraId="698E1D9D" w14:textId="2E6C6CD2" w:rsidR="0087479C" w:rsidRDefault="0087479C" w:rsidP="0087479C">
      <w:pPr>
        <w:pStyle w:val="1"/>
      </w:pPr>
      <w:r w:rsidRPr="0087479C">
        <w:lastRenderedPageBreak/>
        <w:t>分组聚合和排序</w:t>
      </w:r>
    </w:p>
    <w:p w14:paraId="432B8856" w14:textId="77777777" w:rsidR="0087479C" w:rsidRDefault="0087479C" w:rsidP="0087479C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t>我们通常希望对数据进行分组，然后对数据所在的组执行特定操作。为此，我们可以使用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groupby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操作。</w:t>
      </w:r>
    </w:p>
    <w:p w14:paraId="1D6C6F8C" w14:textId="77777777" w:rsidR="0087479C" w:rsidRDefault="0087479C" w:rsidP="0087479C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5DEC059B" w14:textId="77777777" w:rsidR="0087479C" w:rsidRDefault="0087479C" w:rsidP="0087479C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e.g.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计算不同房间数出现的次数</w:t>
      </w:r>
    </w:p>
    <w:p w14:paraId="0C4EA2DF" w14:textId="77777777" w:rsidR="0087479C" w:rsidRDefault="0087479C" w:rsidP="0087479C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7AAF37" wp14:editId="49A09B89">
            <wp:extent cx="4638095" cy="2266667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2BC" w14:textId="0D2D4D0F" w:rsidR="0087479C" w:rsidRDefault="0087479C" w:rsidP="0087479C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t>可以通过执行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groupby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操作来复制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value_counts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执行的操作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,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value_counts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只是此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groupby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操作的快捷方式</w:t>
      </w:r>
    </w:p>
    <w:p w14:paraId="1DF1E09D" w14:textId="6342A84C" w:rsidR="0087479C" w:rsidRDefault="0087479C" w:rsidP="0087479C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2C033D78" w14:textId="1683F002" w:rsidR="0087479C" w:rsidDel="002B77DF" w:rsidRDefault="0087479C">
      <w:pPr>
        <w:widowControl/>
        <w:jc w:val="left"/>
        <w:rPr>
          <w:del w:id="145" w:author="张 Holiday" w:date="2020-05-24T21:08:00Z"/>
          <w:rFonts w:ascii="PingFangSC-Regular" w:hAnsi="PingFangSC-Regular" w:hint="eastAsia"/>
          <w:color w:val="222222"/>
          <w:szCs w:val="21"/>
          <w:shd w:val="clear" w:color="auto" w:fill="FFFFFF"/>
        </w:rPr>
      </w:pPr>
      <w:del w:id="146" w:author="张 Holiday" w:date="2020-05-24T21:08:00Z">
        <w:r w:rsidDel="002B77DF"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br w:type="page"/>
        </w:r>
      </w:del>
    </w:p>
    <w:p w14:paraId="5E9B4CE6" w14:textId="65F0F2C8" w:rsidR="0087479C" w:rsidRDefault="0087479C">
      <w:pPr>
        <w:widowControl/>
        <w:jc w:val="left"/>
        <w:rPr>
          <w:rFonts w:ascii="PingFangSC-Regular" w:hAnsi="PingFangSC-Regular" w:hint="eastAsia"/>
          <w:color w:val="222222"/>
          <w:szCs w:val="21"/>
          <w:shd w:val="clear" w:color="auto" w:fill="FFFFFF"/>
        </w:rPr>
        <w:pPrChange w:id="147" w:author="张 Holiday" w:date="2020-05-24T21:08:00Z">
          <w:pPr/>
        </w:pPrChange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t>我们可以使用我们之前使用过的任何汇总函数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来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获得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想要的数据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.</w:t>
      </w:r>
    </w:p>
    <w:p w14:paraId="679ED73E" w14:textId="3B5ABCD0" w:rsidR="0087479C" w:rsidRDefault="0087479C" w:rsidP="0087479C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e.g.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获得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不同房间数的房子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中最便宜的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房子</w:t>
      </w:r>
    </w:p>
    <w:p w14:paraId="161C4820" w14:textId="230A5227" w:rsidR="0087479C" w:rsidRDefault="0087479C" w:rsidP="0087479C">
      <w:r>
        <w:rPr>
          <w:noProof/>
        </w:rPr>
        <w:drawing>
          <wp:inline distT="0" distB="0" distL="0" distR="0" wp14:anchorId="3F3B37DD" wp14:editId="5DDAF84B">
            <wp:extent cx="4733333" cy="22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6CCC" w14:textId="30B1926D" w:rsidR="0087479C" w:rsidRDefault="0087479C" w:rsidP="0087479C"/>
    <w:p w14:paraId="2CB725D9" w14:textId="77777777" w:rsidR="002B77DF" w:rsidRDefault="002B77DF" w:rsidP="0087479C">
      <w:pPr>
        <w:rPr>
          <w:ins w:id="148" w:author="张 Holiday" w:date="2020-05-24T21:08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239EAC10" w14:textId="77777777" w:rsidR="002B77DF" w:rsidRDefault="002B77DF" w:rsidP="0087479C">
      <w:pPr>
        <w:rPr>
          <w:ins w:id="149" w:author="张 Holiday" w:date="2020-05-24T21:08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221C788B" w14:textId="77777777" w:rsidR="002B77DF" w:rsidRDefault="002B77DF" w:rsidP="0087479C">
      <w:pPr>
        <w:rPr>
          <w:ins w:id="150" w:author="张 Holiday" w:date="2020-05-24T21:08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46F1B2E5" w14:textId="77777777" w:rsidR="002B77DF" w:rsidRDefault="002B77DF" w:rsidP="0087479C">
      <w:pPr>
        <w:rPr>
          <w:ins w:id="151" w:author="张 Holiday" w:date="2020-05-24T21:08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6CD8900D" w14:textId="77777777" w:rsidR="002B77DF" w:rsidRDefault="002B77DF" w:rsidP="0087479C">
      <w:pPr>
        <w:rPr>
          <w:ins w:id="152" w:author="张 Holiday" w:date="2020-05-24T21:08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6E1A4454" w14:textId="77777777" w:rsidR="002B77DF" w:rsidRDefault="002B77DF" w:rsidP="0087479C">
      <w:pPr>
        <w:rPr>
          <w:ins w:id="153" w:author="张 Holiday" w:date="2020-05-24T21:08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52EFE223" w14:textId="77777777" w:rsidR="002B77DF" w:rsidRDefault="002B77DF" w:rsidP="0087479C">
      <w:pPr>
        <w:rPr>
          <w:ins w:id="154" w:author="张 Holiday" w:date="2020-05-24T21:08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274B2CDA" w14:textId="79DE4788" w:rsidR="0087479C" w:rsidRDefault="0087479C" w:rsidP="0087479C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lastRenderedPageBreak/>
        <w:t>另一个值得一提的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groupby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方法是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agg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，它允许你同时在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DataFrame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上运行</w:t>
      </w:r>
      <w:del w:id="155" w:author="张 Holiday" w:date="2020-05-24T21:08:00Z">
        <w:r w:rsidDel="002B77DF"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delText>一堆</w:delText>
        </w:r>
      </w:del>
      <w:ins w:id="156" w:author="张 Holiday" w:date="2020-05-24T21:08:00Z">
        <w:r w:rsidR="002B77DF">
          <w:rPr>
            <w:rFonts w:ascii="PingFangSC-Regular" w:hAnsi="PingFangSC-Regular" w:hint="eastAsia"/>
            <w:color w:val="222222"/>
            <w:szCs w:val="21"/>
            <w:shd w:val="clear" w:color="auto" w:fill="FFFFFF"/>
          </w:rPr>
          <w:t>多个</w:t>
        </w:r>
      </w:ins>
      <w:r>
        <w:rPr>
          <w:rFonts w:ascii="PingFangSC-Regular" w:hAnsi="PingFangSC-Regular"/>
          <w:color w:val="222222"/>
          <w:szCs w:val="21"/>
          <w:shd w:val="clear" w:color="auto" w:fill="FFFFFF"/>
        </w:rPr>
        <w:t>不同的函数。</w:t>
      </w:r>
    </w:p>
    <w:p w14:paraId="74352F5A" w14:textId="4EFF2ADC" w:rsidR="00EA4CAC" w:rsidRDefault="00EA4CAC" w:rsidP="0087479C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e.g.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可以生成数据集的简单统计摘要</w:t>
      </w:r>
    </w:p>
    <w:p w14:paraId="2E1C2C7D" w14:textId="0D8380C8" w:rsidR="00EA4CAC" w:rsidRDefault="00EA4CAC" w:rsidP="0087479C">
      <w:r>
        <w:rPr>
          <w:noProof/>
        </w:rPr>
        <w:drawing>
          <wp:inline distT="0" distB="0" distL="0" distR="0" wp14:anchorId="0F580B5C" wp14:editId="4011FF7F">
            <wp:extent cx="5731510" cy="363029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3BD" w14:textId="7B5305C3" w:rsidR="00EA4CAC" w:rsidRDefault="00EA4CAC" w:rsidP="0087479C"/>
    <w:p w14:paraId="3B10FBE2" w14:textId="15DE20EB" w:rsidR="00EA4CAC" w:rsidRPr="00D35C6B" w:rsidRDefault="00EA4CAC" w:rsidP="0087479C">
      <w:pPr>
        <w:rPr>
          <w:color w:val="FF0000"/>
          <w:rPrChange w:id="157" w:author="张 Holiday" w:date="2020-05-24T21:24:00Z">
            <w:rPr/>
          </w:rPrChange>
        </w:rPr>
      </w:pPr>
      <w:r w:rsidRPr="00D35C6B">
        <w:rPr>
          <w:rFonts w:hint="eastAsia"/>
          <w:color w:val="FF0000"/>
          <w:rPrChange w:id="158" w:author="张 Holiday" w:date="2020-05-24T21:24:00Z">
            <w:rPr>
              <w:rFonts w:hint="eastAsia"/>
            </w:rPr>
          </w:rPrChange>
        </w:rPr>
        <w:t>排序</w:t>
      </w:r>
    </w:p>
    <w:p w14:paraId="05A1A347" w14:textId="4652D3C0" w:rsidR="00EA4CAC" w:rsidRDefault="00EA4CAC" w:rsidP="0087479C">
      <w:proofErr w:type="spellStart"/>
      <w:r>
        <w:rPr>
          <w:rFonts w:hint="eastAsia"/>
        </w:rPr>
        <w:t>sort_values</w:t>
      </w:r>
      <w:proofErr w:type="spellEnd"/>
      <w:r>
        <w:rPr>
          <w:rFonts w:hint="eastAsia"/>
        </w:rPr>
        <w:t>()方法</w:t>
      </w:r>
    </w:p>
    <w:p w14:paraId="72923D4C" w14:textId="0109789E" w:rsidR="00EA4CAC" w:rsidRDefault="00EA4CAC" w:rsidP="0087479C">
      <w:r>
        <w:rPr>
          <w:rFonts w:hint="eastAsia"/>
        </w:rPr>
        <w:t>e</w:t>
      </w:r>
      <w:r>
        <w:t xml:space="preserve">.g. </w:t>
      </w:r>
      <w:r>
        <w:rPr>
          <w:rFonts w:hint="eastAsia"/>
        </w:rPr>
        <w:t>房子按照价格的降序排列</w:t>
      </w:r>
    </w:p>
    <w:p w14:paraId="6365060F" w14:textId="674BC6F5" w:rsidR="00EA4CAC" w:rsidRPr="0087479C" w:rsidRDefault="00EA4CAC" w:rsidP="0087479C">
      <w:r>
        <w:rPr>
          <w:noProof/>
        </w:rPr>
        <w:drawing>
          <wp:inline distT="0" distB="0" distL="0" distR="0" wp14:anchorId="611C86DC" wp14:editId="468F3BDE">
            <wp:extent cx="5731510" cy="319786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71CF" w14:textId="68B9C24D" w:rsidR="008D4AF8" w:rsidRDefault="008D4AF8" w:rsidP="008D4AF8">
      <w:pPr>
        <w:pStyle w:val="a3"/>
        <w:ind w:left="360" w:firstLineChars="0" w:firstLine="0"/>
        <w:rPr>
          <w:rStyle w:val="a8"/>
          <w:b w:val="0"/>
          <w:bCs w:val="0"/>
        </w:rPr>
      </w:pPr>
    </w:p>
    <w:p w14:paraId="395FE95A" w14:textId="1CD8E744" w:rsidR="008D4AF8" w:rsidRDefault="00EA4CAC" w:rsidP="008D4AF8">
      <w:pPr>
        <w:pStyle w:val="a3"/>
        <w:ind w:left="360" w:firstLineChars="0" w:firstLine="0"/>
      </w:pPr>
      <w:r w:rsidRPr="00EA4CAC">
        <w:rPr>
          <w:rFonts w:hint="eastAsia"/>
          <w:b/>
          <w:bCs/>
        </w:rPr>
        <w:t>ascending参数决定了排序顺序</w:t>
      </w:r>
      <w:r w:rsidRPr="00EA4CAC">
        <w:rPr>
          <w:rFonts w:hint="eastAsia"/>
        </w:rPr>
        <w:t>，等于</w:t>
      </w:r>
      <w:proofErr w:type="spellStart"/>
      <w:r w:rsidRPr="00EA4CAC">
        <w:rPr>
          <w:rFonts w:hint="eastAsia"/>
        </w:rPr>
        <w:t>Flase</w:t>
      </w:r>
      <w:proofErr w:type="spellEnd"/>
      <w:r w:rsidRPr="00EA4CAC">
        <w:rPr>
          <w:rFonts w:hint="eastAsia"/>
        </w:rPr>
        <w:t>则是从大到小的降序，设置为True则是升序。</w:t>
      </w:r>
    </w:p>
    <w:p w14:paraId="7FD4152C" w14:textId="77777777" w:rsidR="002706D7" w:rsidRPr="002706D7" w:rsidRDefault="002706D7" w:rsidP="002706D7">
      <w:pPr>
        <w:pStyle w:val="a3"/>
        <w:ind w:left="360" w:firstLineChars="0" w:firstLine="0"/>
        <w:rPr>
          <w:rFonts w:ascii="楷体" w:eastAsia="楷体" w:hAnsi="楷体"/>
          <w:color w:val="FFFFFF" w:themeColor="background1"/>
          <w:sz w:val="24"/>
          <w:szCs w:val="24"/>
        </w:rPr>
      </w:pPr>
    </w:p>
    <w:p w14:paraId="44EFAA81" w14:textId="250D070C" w:rsidR="002706D7" w:rsidRPr="002706D7" w:rsidRDefault="002706D7" w:rsidP="002706D7">
      <w:pPr>
        <w:pStyle w:val="a3"/>
        <w:ind w:left="360" w:firstLineChars="0" w:firstLine="0"/>
        <w:rPr>
          <w:rFonts w:ascii="楷体" w:eastAsia="楷体" w:hAnsi="楷体"/>
          <w:color w:val="FFFFFF" w:themeColor="background1"/>
          <w:sz w:val="24"/>
          <w:szCs w:val="24"/>
          <w:highlight w:val="red"/>
        </w:rPr>
      </w:pPr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注:</w:t>
      </w:r>
      <w:r w:rsidRPr="002706D7">
        <w:rPr>
          <w:rFonts w:ascii="楷体" w:eastAsia="楷体" w:hAnsi="楷体" w:cs="宋体" w:hint="eastAsia"/>
          <w:color w:val="FFFFFF" w:themeColor="background1"/>
          <w:spacing w:val="8"/>
          <w:kern w:val="0"/>
          <w:sz w:val="24"/>
          <w:szCs w:val="24"/>
          <w:highlight w:val="red"/>
        </w:rPr>
        <w:t xml:space="preserve"> </w:t>
      </w:r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无论是</w:t>
      </w:r>
      <w:proofErr w:type="gram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删</w:t>
      </w:r>
      <w:proofErr w:type="gram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空的</w:t>
      </w:r>
      <w:proofErr w:type="spell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dropna</w:t>
      </w:r>
      <w:proofErr w:type="spell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，还是去重的</w:t>
      </w:r>
      <w:proofErr w:type="spell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drop_duplicates</w:t>
      </w:r>
      <w:proofErr w:type="spell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，或者是排序的</w:t>
      </w:r>
      <w:proofErr w:type="spell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sort_values</w:t>
      </w:r>
      <w:proofErr w:type="spell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，在对</w:t>
      </w:r>
      <w:proofErr w:type="gram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源数据</w:t>
      </w:r>
      <w:proofErr w:type="gram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进行操作后，</w:t>
      </w:r>
      <w:proofErr w:type="gram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源数据</w:t>
      </w:r>
      <w:proofErr w:type="gram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并未改变，这是因为我们没有对这几个函数的</w:t>
      </w:r>
      <w:proofErr w:type="spell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inplace</w:t>
      </w:r>
      <w:proofErr w:type="spell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值进行设置，如果设置成</w:t>
      </w:r>
      <w:proofErr w:type="spell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inplace</w:t>
      </w:r>
      <w:proofErr w:type="spell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 xml:space="preserve"> = True，</w:t>
      </w:r>
      <w:proofErr w:type="gram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删</w:t>
      </w:r>
      <w:proofErr w:type="gram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空、去重和排序都会在</w:t>
      </w:r>
      <w:proofErr w:type="gram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源数据</w:t>
      </w:r>
      <w:proofErr w:type="gram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上生效。</w:t>
      </w:r>
    </w:p>
    <w:p w14:paraId="482CD2ED" w14:textId="5802E1BB" w:rsidR="002706D7" w:rsidRDefault="002706D7" w:rsidP="002706D7">
      <w:pPr>
        <w:pStyle w:val="a3"/>
        <w:ind w:left="360" w:firstLine="480"/>
        <w:rPr>
          <w:rFonts w:ascii="楷体" w:eastAsia="楷体" w:hAnsi="楷体"/>
          <w:color w:val="FFFFFF" w:themeColor="background1"/>
          <w:sz w:val="24"/>
          <w:szCs w:val="24"/>
        </w:rPr>
      </w:pPr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但这里为了避免出现不必要的错误而无法更改，更建议大家把操作后的</w:t>
      </w:r>
      <w:proofErr w:type="gram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源数据</w:t>
      </w:r>
      <w:proofErr w:type="gram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 xml:space="preserve">赋值给新的变量，如new = </w:t>
      </w:r>
      <w:proofErr w:type="spell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df.dropna</w:t>
      </w:r>
      <w:proofErr w:type="spell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()，而不是将</w:t>
      </w:r>
      <w:proofErr w:type="gram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源数据</w:t>
      </w:r>
      <w:proofErr w:type="gram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的</w:t>
      </w:r>
      <w:proofErr w:type="spellStart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inplace</w:t>
      </w:r>
      <w:proofErr w:type="spellEnd"/>
      <w:r w:rsidRPr="002706D7">
        <w:rPr>
          <w:rFonts w:ascii="楷体" w:eastAsia="楷体" w:hAnsi="楷体" w:hint="eastAsia"/>
          <w:color w:val="FFFFFF" w:themeColor="background1"/>
          <w:sz w:val="24"/>
          <w:szCs w:val="24"/>
          <w:highlight w:val="red"/>
        </w:rPr>
        <w:t>参数设置为True。</w:t>
      </w:r>
    </w:p>
    <w:p w14:paraId="019AB295" w14:textId="5C354FB7" w:rsidR="002706D7" w:rsidRDefault="002706D7" w:rsidP="002706D7">
      <w:pPr>
        <w:rPr>
          <w:rStyle w:val="a8"/>
          <w:rFonts w:ascii="楷体" w:eastAsia="楷体" w:hAnsi="楷体"/>
          <w:b w:val="0"/>
          <w:bCs w:val="0"/>
          <w:color w:val="FFFFFF" w:themeColor="background1"/>
          <w:sz w:val="24"/>
          <w:szCs w:val="24"/>
        </w:rPr>
      </w:pPr>
    </w:p>
    <w:p w14:paraId="04400550" w14:textId="7288828D" w:rsidR="002706D7" w:rsidRDefault="002706D7">
      <w:pPr>
        <w:widowControl/>
        <w:jc w:val="left"/>
        <w:rPr>
          <w:rStyle w:val="a8"/>
          <w:rFonts w:ascii="楷体" w:eastAsia="楷体" w:hAnsi="楷体"/>
          <w:b w:val="0"/>
          <w:bCs w:val="0"/>
          <w:color w:val="FFFFFF" w:themeColor="background1"/>
          <w:sz w:val="24"/>
          <w:szCs w:val="24"/>
        </w:rPr>
      </w:pPr>
      <w:r>
        <w:rPr>
          <w:rStyle w:val="a8"/>
          <w:rFonts w:ascii="楷体" w:eastAsia="楷体" w:hAnsi="楷体"/>
          <w:b w:val="0"/>
          <w:bCs w:val="0"/>
          <w:color w:val="FFFFFF" w:themeColor="background1"/>
          <w:sz w:val="24"/>
          <w:szCs w:val="24"/>
        </w:rPr>
        <w:br w:type="page"/>
      </w:r>
    </w:p>
    <w:p w14:paraId="596A0AE8" w14:textId="77777777" w:rsidR="002706D7" w:rsidRDefault="002706D7" w:rsidP="002706D7">
      <w:pPr>
        <w:rPr>
          <w:rStyle w:val="a8"/>
          <w:rFonts w:ascii="楷体" w:eastAsia="楷体" w:hAnsi="楷体"/>
          <w:b w:val="0"/>
          <w:bCs w:val="0"/>
          <w:color w:val="FFFFFF" w:themeColor="background1"/>
          <w:sz w:val="24"/>
          <w:szCs w:val="24"/>
        </w:rPr>
      </w:pPr>
    </w:p>
    <w:p w14:paraId="715106C3" w14:textId="06EB46A4" w:rsidR="002706D7" w:rsidRDefault="002706D7" w:rsidP="002706D7">
      <w:pPr>
        <w:pStyle w:val="1"/>
      </w:pPr>
      <w:r w:rsidRPr="002706D7">
        <w:t>数据类型和缺失值</w:t>
      </w:r>
    </w:p>
    <w:p w14:paraId="77D64E69" w14:textId="77777777" w:rsidR="002706D7" w:rsidRDefault="002706D7" w:rsidP="002706D7">
      <w:pPr>
        <w:pStyle w:val="a4"/>
      </w:pPr>
      <w:r>
        <w:rPr>
          <w:rFonts w:hint="eastAsia"/>
        </w:rPr>
        <w:t>数据类型</w:t>
      </w:r>
    </w:p>
    <w:p w14:paraId="2419AF35" w14:textId="54D12DC9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</w:rPr>
      </w:pPr>
      <w:proofErr w:type="spellStart"/>
      <w:r>
        <w:rPr>
          <w:rFonts w:ascii="PingFangSC-Regular" w:hAnsi="PingFangSC-Regular"/>
          <w:color w:val="222222"/>
          <w:sz w:val="21"/>
          <w:szCs w:val="21"/>
        </w:rPr>
        <w:t>DataFrame</w:t>
      </w:r>
      <w:proofErr w:type="spellEnd"/>
      <w:r>
        <w:rPr>
          <w:rFonts w:ascii="PingFangSC-Regular" w:hAnsi="PingFangSC-Regular"/>
          <w:color w:val="222222"/>
          <w:sz w:val="21"/>
          <w:szCs w:val="21"/>
        </w:rPr>
        <w:t>或</w:t>
      </w:r>
      <w:r>
        <w:rPr>
          <w:rFonts w:ascii="PingFangSC-Regular" w:hAnsi="PingFangSC-Regular"/>
          <w:color w:val="222222"/>
          <w:sz w:val="21"/>
          <w:szCs w:val="21"/>
        </w:rPr>
        <w:t>Series</w:t>
      </w:r>
      <w:r>
        <w:rPr>
          <w:rFonts w:ascii="PingFangSC-Regular" w:hAnsi="PingFangSC-Regular"/>
          <w:color w:val="222222"/>
          <w:sz w:val="21"/>
          <w:szCs w:val="21"/>
        </w:rPr>
        <w:t>中列的数据类型称为</w:t>
      </w:r>
      <w:proofErr w:type="spellStart"/>
      <w:r>
        <w:rPr>
          <w:rFonts w:ascii="PingFangSC-Regular" w:hAnsi="PingFangSC-Regular"/>
          <w:color w:val="222222"/>
          <w:sz w:val="21"/>
          <w:szCs w:val="21"/>
        </w:rPr>
        <w:t>dtype</w:t>
      </w:r>
      <w:proofErr w:type="spellEnd"/>
      <w:r>
        <w:rPr>
          <w:rFonts w:ascii="PingFangSC-Regular" w:hAnsi="PingFangSC-Regular" w:hint="eastAsia"/>
          <w:color w:val="222222"/>
          <w:sz w:val="21"/>
          <w:szCs w:val="21"/>
        </w:rPr>
        <w:t>,</w:t>
      </w:r>
      <w:r>
        <w:rPr>
          <w:rFonts w:ascii="PingFangSC-Regular" w:hAnsi="PingFangSC-Regular"/>
          <w:color w:val="222222"/>
          <w:sz w:val="21"/>
          <w:szCs w:val="21"/>
        </w:rPr>
        <w:t xml:space="preserve"> </w:t>
      </w:r>
      <w:r>
        <w:rPr>
          <w:rFonts w:ascii="PingFangSC-Regular" w:hAnsi="PingFangSC-Regular"/>
          <w:color w:val="222222"/>
          <w:sz w:val="21"/>
          <w:szCs w:val="21"/>
        </w:rPr>
        <w:t>可以使用</w:t>
      </w:r>
      <w:proofErr w:type="spellStart"/>
      <w:r>
        <w:rPr>
          <w:rFonts w:ascii="PingFangSC-Regular" w:hAnsi="PingFangSC-Regular"/>
          <w:color w:val="222222"/>
          <w:sz w:val="21"/>
          <w:szCs w:val="21"/>
        </w:rPr>
        <w:t>dtype</w:t>
      </w:r>
      <w:proofErr w:type="spellEnd"/>
      <w:r>
        <w:rPr>
          <w:rFonts w:ascii="PingFangSC-Regular" w:hAnsi="PingFangSC-Regular"/>
          <w:color w:val="222222"/>
          <w:sz w:val="21"/>
          <w:szCs w:val="21"/>
        </w:rPr>
        <w:t>属性来获取特定列的类型</w:t>
      </w:r>
      <w:r>
        <w:rPr>
          <w:rFonts w:ascii="PingFangSC-Regular" w:hAnsi="PingFangSC-Regular" w:hint="eastAsia"/>
          <w:color w:val="222222"/>
          <w:sz w:val="21"/>
          <w:szCs w:val="21"/>
        </w:rPr>
        <w:t>.</w:t>
      </w:r>
      <w:r>
        <w:rPr>
          <w:rFonts w:ascii="PingFangSC-Regular" w:hAnsi="PingFangSC-Regular"/>
          <w:color w:val="222222"/>
          <w:sz w:val="21"/>
          <w:szCs w:val="21"/>
        </w:rPr>
        <w:t xml:space="preserve"> </w:t>
      </w:r>
    </w:p>
    <w:p w14:paraId="6EBD48D2" w14:textId="6E9F86A3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</w:rPr>
      </w:pPr>
    </w:p>
    <w:p w14:paraId="78FD2036" w14:textId="7DA5270B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</w:rPr>
      </w:pPr>
      <w:r>
        <w:rPr>
          <w:rFonts w:ascii="PingFangSC-Regular" w:hAnsi="PingFangSC-Regular" w:hint="eastAsia"/>
          <w:color w:val="222222"/>
          <w:sz w:val="21"/>
          <w:szCs w:val="21"/>
        </w:rPr>
        <w:t>e.g.</w:t>
      </w:r>
      <w:r>
        <w:rPr>
          <w:rFonts w:ascii="PingFangSC-Regular" w:hAnsi="PingFangSC-Regular"/>
          <w:color w:val="222222"/>
          <w:sz w:val="21"/>
          <w:szCs w:val="21"/>
        </w:rPr>
        <w:t xml:space="preserve"> </w:t>
      </w:r>
      <w:r>
        <w:rPr>
          <w:rFonts w:ascii="PingFangSC-Regular" w:hAnsi="PingFangSC-Regular" w:hint="eastAsia"/>
          <w:color w:val="222222"/>
          <w:sz w:val="21"/>
          <w:szCs w:val="21"/>
        </w:rPr>
        <w:t>使用</w:t>
      </w:r>
      <w:proofErr w:type="spellStart"/>
      <w:r w:rsidRPr="002706D7">
        <w:rPr>
          <w:rFonts w:ascii="PingFangSC-Regular" w:hAnsi="PingFangSC-Regular" w:hint="eastAsia"/>
          <w:b/>
          <w:bCs/>
          <w:color w:val="222222"/>
          <w:highlight w:val="red"/>
        </w:rPr>
        <w:t>dtypes</w:t>
      </w:r>
      <w:proofErr w:type="spellEnd"/>
      <w:r>
        <w:rPr>
          <w:rFonts w:ascii="PingFangSC-Regular" w:hAnsi="PingFangSC-Regular" w:hint="eastAsia"/>
          <w:color w:val="222222"/>
          <w:sz w:val="21"/>
          <w:szCs w:val="21"/>
        </w:rPr>
        <w:t>,</w:t>
      </w:r>
      <w:r>
        <w:rPr>
          <w:rFonts w:ascii="PingFangSC-Regular" w:hAnsi="PingFangSC-Regular"/>
          <w:color w:val="222222"/>
          <w:sz w:val="21"/>
          <w:szCs w:val="21"/>
        </w:rPr>
        <w:t xml:space="preserve"> </w:t>
      </w:r>
      <w:r>
        <w:rPr>
          <w:rFonts w:ascii="PingFangSC-Regular" w:hAnsi="PingFangSC-Regular" w:hint="eastAsia"/>
          <w:color w:val="222222"/>
          <w:sz w:val="21"/>
          <w:szCs w:val="21"/>
        </w:rPr>
        <w:t>返回数据中</w:t>
      </w:r>
      <w:r w:rsidRPr="00D35C6B">
        <w:rPr>
          <w:rFonts w:ascii="PingFangSC-Regular" w:hAnsi="PingFangSC-Regular" w:hint="eastAsia"/>
          <w:color w:val="FF0000"/>
          <w:sz w:val="21"/>
          <w:szCs w:val="21"/>
          <w:rPrChange w:id="159" w:author="张 Holiday" w:date="2020-05-24T21:24:00Z">
            <w:rPr>
              <w:rFonts w:ascii="PingFangSC-Regular" w:hAnsi="PingFangSC-Regular" w:hint="eastAsia"/>
              <w:color w:val="222222"/>
              <w:sz w:val="21"/>
              <w:szCs w:val="21"/>
            </w:rPr>
          </w:rPrChange>
        </w:rPr>
        <w:t>每一列</w:t>
      </w:r>
      <w:r>
        <w:rPr>
          <w:rFonts w:ascii="PingFangSC-Regular" w:hAnsi="PingFangSC-Regular" w:hint="eastAsia"/>
          <w:color w:val="222222"/>
          <w:sz w:val="21"/>
          <w:szCs w:val="21"/>
        </w:rPr>
        <w:t>的数据类型</w:t>
      </w:r>
    </w:p>
    <w:p w14:paraId="7CA1C882" w14:textId="543153AD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</w:rPr>
      </w:pPr>
      <w:r>
        <w:rPr>
          <w:noProof/>
        </w:rPr>
        <w:drawing>
          <wp:inline distT="0" distB="0" distL="0" distR="0" wp14:anchorId="4C6E516D" wp14:editId="3F36AEDF">
            <wp:extent cx="4714286" cy="4323809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4DE2" w14:textId="77777777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</w:rPr>
      </w:pPr>
    </w:p>
    <w:p w14:paraId="0363F52F" w14:textId="296A4F0A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</w:rPr>
      </w:pPr>
      <w:r>
        <w:rPr>
          <w:rFonts w:ascii="PingFangSC-Regular" w:hAnsi="PingFangSC-Regular" w:hint="eastAsia"/>
          <w:color w:val="222222"/>
          <w:sz w:val="21"/>
          <w:szCs w:val="21"/>
        </w:rPr>
        <w:t>e.g.</w:t>
      </w:r>
      <w:r>
        <w:rPr>
          <w:rFonts w:ascii="PingFangSC-Regular" w:hAnsi="PingFangSC-Regular" w:hint="eastAsia"/>
          <w:color w:val="222222"/>
          <w:sz w:val="21"/>
          <w:szCs w:val="21"/>
        </w:rPr>
        <w:t>使用</w:t>
      </w:r>
      <w:proofErr w:type="spellStart"/>
      <w:r w:rsidRPr="002706D7">
        <w:rPr>
          <w:rFonts w:ascii="PingFangSC-Regular" w:hAnsi="PingFangSC-Regular" w:hint="eastAsia"/>
          <w:b/>
          <w:bCs/>
          <w:color w:val="222222"/>
          <w:highlight w:val="red"/>
        </w:rPr>
        <w:t>dtype</w:t>
      </w:r>
      <w:proofErr w:type="spellEnd"/>
      <w:r w:rsidRPr="002706D7">
        <w:rPr>
          <w:rFonts w:ascii="PingFangSC-Regular" w:hAnsi="PingFangSC-Regular" w:hint="eastAsia"/>
          <w:color w:val="222222"/>
        </w:rPr>
        <w:t>,</w:t>
      </w:r>
      <w:r>
        <w:rPr>
          <w:rFonts w:ascii="PingFangSC-Regular" w:hAnsi="PingFangSC-Regular"/>
          <w:color w:val="222222"/>
          <w:sz w:val="21"/>
          <w:szCs w:val="21"/>
        </w:rPr>
        <w:t xml:space="preserve"> </w:t>
      </w:r>
      <w:r>
        <w:rPr>
          <w:rFonts w:ascii="PingFangSC-Regular" w:hAnsi="PingFangSC-Regular" w:hint="eastAsia"/>
          <w:color w:val="222222"/>
          <w:sz w:val="21"/>
          <w:szCs w:val="21"/>
        </w:rPr>
        <w:t>返回指定</w:t>
      </w:r>
      <w:r w:rsidRPr="00D35C6B">
        <w:rPr>
          <w:rFonts w:ascii="PingFangSC-Regular" w:hAnsi="PingFangSC-Regular" w:hint="eastAsia"/>
          <w:color w:val="FF0000"/>
          <w:sz w:val="21"/>
          <w:szCs w:val="21"/>
          <w:rPrChange w:id="160" w:author="张 Holiday" w:date="2020-05-24T21:24:00Z">
            <w:rPr>
              <w:rFonts w:ascii="PingFangSC-Regular" w:hAnsi="PingFangSC-Regular" w:hint="eastAsia"/>
              <w:color w:val="222222"/>
              <w:sz w:val="21"/>
              <w:szCs w:val="21"/>
            </w:rPr>
          </w:rPrChange>
        </w:rPr>
        <w:t>列</w:t>
      </w:r>
      <w:r>
        <w:rPr>
          <w:rFonts w:ascii="PingFangSC-Regular" w:hAnsi="PingFangSC-Regular" w:hint="eastAsia"/>
          <w:color w:val="222222"/>
          <w:sz w:val="21"/>
          <w:szCs w:val="21"/>
        </w:rPr>
        <w:t>的数据类型</w:t>
      </w:r>
    </w:p>
    <w:p w14:paraId="6E66F025" w14:textId="017C41BE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</w:rPr>
      </w:pPr>
      <w:r>
        <w:rPr>
          <w:noProof/>
        </w:rPr>
        <w:drawing>
          <wp:inline distT="0" distB="0" distL="0" distR="0" wp14:anchorId="59FFC501" wp14:editId="4435946D">
            <wp:extent cx="2971429" cy="6000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D890" w14:textId="4F205784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</w:rPr>
      </w:pPr>
    </w:p>
    <w:p w14:paraId="32306E15" w14:textId="77777777" w:rsidR="00D35C6B" w:rsidRDefault="00D35C6B" w:rsidP="002706D7">
      <w:pPr>
        <w:pStyle w:val="a9"/>
        <w:spacing w:before="0" w:beforeAutospacing="0" w:after="0" w:afterAutospacing="0"/>
        <w:rPr>
          <w:ins w:id="161" w:author="张 Holiday" w:date="2020-05-24T21:24:00Z"/>
          <w:rFonts w:ascii="PingFangSC-Regular" w:hAnsi="PingFangSC-Regular" w:hint="eastAsia"/>
          <w:color w:val="FF0000"/>
          <w:sz w:val="21"/>
          <w:szCs w:val="21"/>
        </w:rPr>
      </w:pPr>
    </w:p>
    <w:p w14:paraId="0B18ED5D" w14:textId="77777777" w:rsidR="00D35C6B" w:rsidRDefault="00D35C6B" w:rsidP="002706D7">
      <w:pPr>
        <w:pStyle w:val="a9"/>
        <w:spacing w:before="0" w:beforeAutospacing="0" w:after="0" w:afterAutospacing="0"/>
        <w:rPr>
          <w:ins w:id="162" w:author="张 Holiday" w:date="2020-05-24T21:24:00Z"/>
          <w:rFonts w:ascii="PingFangSC-Regular" w:hAnsi="PingFangSC-Regular" w:hint="eastAsia"/>
          <w:color w:val="FF0000"/>
          <w:sz w:val="21"/>
          <w:szCs w:val="21"/>
        </w:rPr>
      </w:pPr>
    </w:p>
    <w:p w14:paraId="59DCF85D" w14:textId="77777777" w:rsidR="00D35C6B" w:rsidRDefault="00D35C6B" w:rsidP="002706D7">
      <w:pPr>
        <w:pStyle w:val="a9"/>
        <w:spacing w:before="0" w:beforeAutospacing="0" w:after="0" w:afterAutospacing="0"/>
        <w:rPr>
          <w:ins w:id="163" w:author="张 Holiday" w:date="2020-05-24T21:24:00Z"/>
          <w:rFonts w:ascii="PingFangSC-Regular" w:hAnsi="PingFangSC-Regular" w:hint="eastAsia"/>
          <w:color w:val="FF0000"/>
          <w:sz w:val="21"/>
          <w:szCs w:val="21"/>
        </w:rPr>
      </w:pPr>
    </w:p>
    <w:p w14:paraId="273E2972" w14:textId="77777777" w:rsidR="00D35C6B" w:rsidRDefault="00D35C6B" w:rsidP="002706D7">
      <w:pPr>
        <w:pStyle w:val="a9"/>
        <w:spacing w:before="0" w:beforeAutospacing="0" w:after="0" w:afterAutospacing="0"/>
        <w:rPr>
          <w:ins w:id="164" w:author="张 Holiday" w:date="2020-05-24T21:24:00Z"/>
          <w:rFonts w:ascii="PingFangSC-Regular" w:hAnsi="PingFangSC-Regular" w:hint="eastAsia"/>
          <w:color w:val="FF0000"/>
          <w:sz w:val="21"/>
          <w:szCs w:val="21"/>
        </w:rPr>
      </w:pPr>
    </w:p>
    <w:p w14:paraId="2EC912B6" w14:textId="77777777" w:rsidR="00D35C6B" w:rsidRDefault="00D35C6B" w:rsidP="002706D7">
      <w:pPr>
        <w:pStyle w:val="a9"/>
        <w:spacing w:before="0" w:beforeAutospacing="0" w:after="0" w:afterAutospacing="0"/>
        <w:rPr>
          <w:ins w:id="165" w:author="张 Holiday" w:date="2020-05-24T21:24:00Z"/>
          <w:rFonts w:ascii="PingFangSC-Regular" w:hAnsi="PingFangSC-Regular" w:hint="eastAsia"/>
          <w:color w:val="FF0000"/>
          <w:sz w:val="21"/>
          <w:szCs w:val="21"/>
        </w:rPr>
      </w:pPr>
    </w:p>
    <w:p w14:paraId="26CA54C5" w14:textId="16C8C20C" w:rsidR="002706D7" w:rsidRPr="00D35C6B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FF0000"/>
          <w:sz w:val="21"/>
          <w:szCs w:val="21"/>
          <w:rPrChange w:id="166" w:author="张 Holiday" w:date="2020-05-24T21:24:00Z">
            <w:rPr>
              <w:rFonts w:ascii="PingFangSC-Regular" w:hAnsi="PingFangSC-Regular" w:hint="eastAsia"/>
              <w:color w:val="222222"/>
              <w:sz w:val="21"/>
              <w:szCs w:val="21"/>
            </w:rPr>
          </w:rPrChange>
        </w:rPr>
      </w:pPr>
      <w:r w:rsidRPr="00D35C6B">
        <w:rPr>
          <w:rFonts w:ascii="PingFangSC-Regular" w:hAnsi="PingFangSC-Regular" w:hint="eastAsia"/>
          <w:color w:val="FF0000"/>
          <w:sz w:val="21"/>
          <w:szCs w:val="21"/>
          <w:rPrChange w:id="167" w:author="张 Holiday" w:date="2020-05-24T21:24:00Z">
            <w:rPr>
              <w:rFonts w:ascii="PingFangSC-Regular" w:hAnsi="PingFangSC-Regular" w:hint="eastAsia"/>
              <w:color w:val="222222"/>
              <w:sz w:val="21"/>
              <w:szCs w:val="21"/>
            </w:rPr>
          </w:rPrChange>
        </w:rPr>
        <w:lastRenderedPageBreak/>
        <w:t>转换数据类型</w:t>
      </w:r>
    </w:p>
    <w:p w14:paraId="2808F300" w14:textId="0EAE0F0C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  <w:shd w:val="clear" w:color="auto" w:fill="FFFFFF"/>
        </w:rPr>
      </w:pP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使用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astype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函数，只要这种转换有意义，就可以将一种类型的列转换为另一种类型。</w:t>
      </w:r>
    </w:p>
    <w:p w14:paraId="46840651" w14:textId="377FF3D3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  <w:shd w:val="clear" w:color="auto" w:fill="FFFFFF"/>
        </w:rPr>
      </w:pPr>
      <w:r>
        <w:rPr>
          <w:rFonts w:ascii="PingFangSC-Regular" w:hAnsi="PingFangSC-Regular" w:hint="eastAsia"/>
          <w:color w:val="222222"/>
          <w:sz w:val="21"/>
          <w:szCs w:val="21"/>
          <w:shd w:val="clear" w:color="auto" w:fill="FFFFFF"/>
        </w:rPr>
        <w:t>e.g.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将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Price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列从其现有的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float64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数据类型转换为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int64</w:t>
      </w:r>
      <w:r>
        <w:rPr>
          <w:rFonts w:ascii="PingFangSC-Regular" w:hAnsi="PingFangSC-Regular"/>
          <w:color w:val="222222"/>
          <w:sz w:val="21"/>
          <w:szCs w:val="21"/>
          <w:shd w:val="clear" w:color="auto" w:fill="FFFFFF"/>
        </w:rPr>
        <w:t>数据类型</w:t>
      </w:r>
    </w:p>
    <w:p w14:paraId="42B9C6E9" w14:textId="1954A422" w:rsidR="002706D7" w:rsidRDefault="002706D7" w:rsidP="002706D7">
      <w:pPr>
        <w:pStyle w:val="a9"/>
        <w:spacing w:before="0" w:beforeAutospacing="0" w:after="0" w:afterAutospacing="0"/>
        <w:rPr>
          <w:rFonts w:ascii="PingFangSC-Regular" w:hAnsi="PingFangSC-Regular" w:hint="eastAsia"/>
          <w:color w:val="222222"/>
          <w:sz w:val="21"/>
          <w:szCs w:val="21"/>
        </w:rPr>
      </w:pPr>
      <w:r>
        <w:rPr>
          <w:noProof/>
        </w:rPr>
        <w:drawing>
          <wp:inline distT="0" distB="0" distL="0" distR="0" wp14:anchorId="5F2960A6" wp14:editId="516DB844">
            <wp:extent cx="5419048" cy="242857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A459" w14:textId="42F26DF7" w:rsidR="00E8195B" w:rsidRDefault="00E8195B">
      <w:pPr>
        <w:widowControl/>
        <w:jc w:val="left"/>
      </w:pPr>
      <w:r>
        <w:br w:type="page"/>
      </w:r>
    </w:p>
    <w:p w14:paraId="69716C74" w14:textId="77777777" w:rsidR="002706D7" w:rsidRDefault="002706D7" w:rsidP="002706D7"/>
    <w:p w14:paraId="6B891C1C" w14:textId="06084F8B" w:rsidR="002706D7" w:rsidRDefault="002706D7" w:rsidP="002706D7"/>
    <w:p w14:paraId="2B850FC1" w14:textId="6168EF62" w:rsidR="002706D7" w:rsidRDefault="002706D7" w:rsidP="002706D7">
      <w:pPr>
        <w:pStyle w:val="a4"/>
      </w:pPr>
      <w:r>
        <w:t>缺失数据</w:t>
      </w:r>
    </w:p>
    <w:p w14:paraId="07E0343B" w14:textId="0288E186" w:rsidR="002706D7" w:rsidRDefault="002706D7">
      <w:pPr>
        <w:ind w:firstLine="420"/>
        <w:rPr>
          <w:rFonts w:ascii="楷体" w:eastAsia="楷体" w:hAnsi="楷体"/>
          <w:sz w:val="24"/>
          <w:szCs w:val="24"/>
        </w:rPr>
        <w:pPrChange w:id="168" w:author="张 Holiday" w:date="2020-05-24T21:25:00Z">
          <w:pPr/>
        </w:pPrChange>
      </w:pPr>
      <w:r w:rsidRPr="00E8195B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条目缺失值</w:t>
      </w:r>
      <w:del w:id="169" w:author="张 Holiday" w:date="2020-05-24T21:25:00Z">
        <w:r w:rsidRPr="00E8195B" w:rsidDel="00D35C6B">
          <w:rPr>
            <w:rFonts w:ascii="楷体" w:eastAsia="楷体" w:hAnsi="楷体"/>
            <w:color w:val="222222"/>
            <w:sz w:val="24"/>
            <w:szCs w:val="24"/>
            <w:shd w:val="clear" w:color="auto" w:fill="FFFFFF"/>
          </w:rPr>
          <w:delText>的值</w:delText>
        </w:r>
      </w:del>
      <w:r w:rsidRPr="00E8195B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>为NaN，“非数字”的缩写</w:t>
      </w:r>
      <w:r w:rsidR="00E8195B" w:rsidRPr="00E8195B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.</w:t>
      </w:r>
      <w:r w:rsidR="00E8195B" w:rsidRPr="00E8195B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 xml:space="preserve"> pandas提供了一些特定于缺失数据的方法</w:t>
      </w:r>
      <w:r w:rsidR="00E8195B" w:rsidRPr="00E8195B">
        <w:rPr>
          <w:rFonts w:ascii="楷体" w:eastAsia="楷体" w:hAnsi="楷体" w:hint="eastAsia"/>
          <w:color w:val="222222"/>
          <w:sz w:val="24"/>
          <w:szCs w:val="24"/>
          <w:shd w:val="clear" w:color="auto" w:fill="FFFFFF"/>
        </w:rPr>
        <w:t>,</w:t>
      </w:r>
      <w:r w:rsidR="00E8195B" w:rsidRPr="00E8195B">
        <w:rPr>
          <w:rFonts w:ascii="楷体" w:eastAsia="楷体" w:hAnsi="楷体"/>
          <w:color w:val="222222"/>
          <w:sz w:val="24"/>
          <w:szCs w:val="24"/>
          <w:shd w:val="clear" w:color="auto" w:fill="FFFFFF"/>
        </w:rPr>
        <w:t xml:space="preserve"> 替换缺失值是一种常见操作。 pandas为这个问题提供了一个非常方便的方法：fillna。</w:t>
      </w:r>
    </w:p>
    <w:p w14:paraId="5840714C" w14:textId="3B47637A" w:rsidR="00E8195B" w:rsidRDefault="00E8195B" w:rsidP="002706D7">
      <w:pPr>
        <w:rPr>
          <w:rFonts w:ascii="楷体" w:eastAsia="楷体" w:hAnsi="楷体"/>
          <w:sz w:val="24"/>
          <w:szCs w:val="24"/>
        </w:rPr>
      </w:pPr>
    </w:p>
    <w:p w14:paraId="3CC01B42" w14:textId="6076DE03" w:rsidR="00E8195B" w:rsidRDefault="00E8195B" w:rsidP="002706D7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e.g.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首先判断缺失值,</w:t>
      </w:r>
      <w:r>
        <w:rPr>
          <w:rFonts w:ascii="楷体" w:eastAsia="楷体" w:hAnsi="楷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/>
          <w:sz w:val="24"/>
          <w:szCs w:val="24"/>
        </w:rPr>
        <w:t>B</w:t>
      </w:r>
      <w:r>
        <w:rPr>
          <w:rFonts w:ascii="楷体" w:eastAsia="楷体" w:hAnsi="楷体" w:hint="eastAsia"/>
          <w:sz w:val="24"/>
          <w:szCs w:val="24"/>
        </w:rPr>
        <w:t>uilding</w:t>
      </w:r>
      <w:r>
        <w:rPr>
          <w:rFonts w:ascii="楷体" w:eastAsia="楷体" w:hAnsi="楷体"/>
          <w:sz w:val="24"/>
          <w:szCs w:val="24"/>
        </w:rPr>
        <w:t>A</w:t>
      </w:r>
      <w:r>
        <w:rPr>
          <w:rFonts w:ascii="楷体" w:eastAsia="楷体" w:hAnsi="楷体" w:hint="eastAsia"/>
          <w:sz w:val="24"/>
          <w:szCs w:val="24"/>
        </w:rPr>
        <w:t>rea</w:t>
      </w:r>
      <w:proofErr w:type="spellEnd"/>
    </w:p>
    <w:p w14:paraId="37E186C8" w14:textId="730606AA" w:rsidR="00E8195B" w:rsidRDefault="00E8195B" w:rsidP="00E8195B">
      <w:pPr>
        <w:pStyle w:val="HTML"/>
        <w:shd w:val="clear" w:color="auto" w:fill="F8F8F8"/>
        <w:rPr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93A960D" wp14:editId="5D73EA5A">
            <wp:extent cx="5731510" cy="533082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068F" w14:textId="3F5A822C" w:rsidR="00E8195B" w:rsidRDefault="00E8195B" w:rsidP="002706D7">
      <w:pPr>
        <w:rPr>
          <w:rFonts w:ascii="楷体" w:eastAsia="楷体" w:hAnsi="楷体"/>
          <w:sz w:val="24"/>
          <w:szCs w:val="24"/>
        </w:rPr>
      </w:pPr>
    </w:p>
    <w:p w14:paraId="0A0F079A" w14:textId="77777777" w:rsidR="00D35C6B" w:rsidRDefault="00D35C6B" w:rsidP="002706D7">
      <w:pPr>
        <w:rPr>
          <w:ins w:id="170" w:author="张 Holiday" w:date="2020-05-24T21:25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7D478EC8" w14:textId="77777777" w:rsidR="00D35C6B" w:rsidRDefault="00D35C6B" w:rsidP="002706D7">
      <w:pPr>
        <w:rPr>
          <w:ins w:id="171" w:author="张 Holiday" w:date="2020-05-24T21:25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7ED4D1B3" w14:textId="77777777" w:rsidR="00D35C6B" w:rsidRDefault="00D35C6B" w:rsidP="002706D7">
      <w:pPr>
        <w:rPr>
          <w:ins w:id="172" w:author="张 Holiday" w:date="2020-05-24T21:25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01C925D7" w14:textId="77777777" w:rsidR="00D35C6B" w:rsidRDefault="00D35C6B" w:rsidP="002706D7">
      <w:pPr>
        <w:rPr>
          <w:ins w:id="173" w:author="张 Holiday" w:date="2020-05-24T21:25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281CABBA" w14:textId="77777777" w:rsidR="00D35C6B" w:rsidRDefault="00D35C6B" w:rsidP="002706D7">
      <w:pPr>
        <w:rPr>
          <w:ins w:id="174" w:author="张 Holiday" w:date="2020-05-24T21:25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3F78A456" w14:textId="77777777" w:rsidR="00D35C6B" w:rsidRDefault="00D35C6B" w:rsidP="002706D7">
      <w:pPr>
        <w:rPr>
          <w:ins w:id="175" w:author="张 Holiday" w:date="2020-05-24T21:25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0A3E4D8B" w14:textId="77777777" w:rsidR="00D35C6B" w:rsidRDefault="00D35C6B" w:rsidP="002706D7">
      <w:pPr>
        <w:rPr>
          <w:ins w:id="176" w:author="张 Holiday" w:date="2020-05-24T21:25:00Z"/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0E409845" w14:textId="12455E46" w:rsidR="00E8195B" w:rsidRPr="00D35C6B" w:rsidRDefault="00E8195B" w:rsidP="002706D7">
      <w:pPr>
        <w:rPr>
          <w:rFonts w:ascii="PingFangSC-Regular" w:hAnsi="PingFangSC-Regular" w:hint="eastAsia"/>
          <w:color w:val="FF0000"/>
          <w:szCs w:val="21"/>
          <w:shd w:val="clear" w:color="auto" w:fill="FFFFFF"/>
          <w:rPrChange w:id="177" w:author="张 Holiday" w:date="2020-05-24T21:25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</w:pPr>
      <w:r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178" w:author="张 Holiday" w:date="2020-05-24T21:25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lastRenderedPageBreak/>
        <w:t>用“</w:t>
      </w:r>
      <w:r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179" w:author="张 Holiday" w:date="2020-05-24T21:25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Unknown</w:t>
      </w:r>
      <w:r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180" w:author="张 Holiday" w:date="2020-05-24T21:25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”替换每个</w:t>
      </w:r>
      <w:r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181" w:author="张 Holiday" w:date="2020-05-24T21:25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NaN</w:t>
      </w:r>
    </w:p>
    <w:p w14:paraId="29311249" w14:textId="3D88AAB3" w:rsidR="00E8195B" w:rsidRDefault="00E8195B" w:rsidP="00E8195B">
      <w:pPr>
        <w:rPr>
          <w:ins w:id="182" w:author="wei Arthur" w:date="2020-05-23T22:34:00Z"/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4CD25DEF" wp14:editId="3D6A74A3">
            <wp:extent cx="5019048" cy="240952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6A85" w14:textId="4FAF678E" w:rsidR="00B909F6" w:rsidRDefault="00B909F6" w:rsidP="00E8195B">
      <w:pPr>
        <w:rPr>
          <w:ins w:id="183" w:author="wei Arthur" w:date="2020-05-23T22:34:00Z"/>
          <w:rFonts w:ascii="楷体" w:eastAsia="楷体" w:hAnsi="楷体"/>
          <w:sz w:val="24"/>
          <w:szCs w:val="24"/>
        </w:rPr>
      </w:pPr>
    </w:p>
    <w:p w14:paraId="1724829D" w14:textId="77777777" w:rsidR="00B909F6" w:rsidRDefault="00B909F6" w:rsidP="00E8195B">
      <w:pPr>
        <w:rPr>
          <w:ins w:id="184" w:author="wei Arthur" w:date="2020-05-23T22:25:00Z"/>
          <w:rFonts w:ascii="楷体" w:eastAsia="楷体" w:hAnsi="楷体"/>
          <w:sz w:val="24"/>
          <w:szCs w:val="24"/>
        </w:rPr>
      </w:pPr>
    </w:p>
    <w:p w14:paraId="6FCAE43E" w14:textId="5CE57E5E" w:rsidR="003859C3" w:rsidRDefault="00B909F6">
      <w:pPr>
        <w:ind w:firstLineChars="100" w:firstLine="240"/>
        <w:rPr>
          <w:ins w:id="185" w:author="wei Arthur" w:date="2020-05-23T22:30:00Z"/>
          <w:rFonts w:ascii="楷体" w:eastAsia="楷体" w:hAnsi="楷体"/>
          <w:sz w:val="24"/>
          <w:szCs w:val="24"/>
        </w:rPr>
        <w:pPrChange w:id="186" w:author="wei Arthur" w:date="2020-05-23T22:37:00Z">
          <w:pPr/>
        </w:pPrChange>
      </w:pPr>
      <w:ins w:id="187" w:author="wei Arthur" w:date="2020-05-23T22:30:00Z">
        <w:r>
          <w:rPr>
            <w:rFonts w:ascii="楷体" w:eastAsia="楷体" w:hAnsi="楷体" w:hint="eastAsia"/>
            <w:sz w:val="24"/>
            <w:szCs w:val="24"/>
          </w:rPr>
          <w:t>上下文填充：</w:t>
        </w:r>
      </w:ins>
      <w:ins w:id="188" w:author="wei Arthur" w:date="2020-05-23T22:31:00Z">
        <w:r>
          <w:rPr>
            <w:rFonts w:ascii="楷体" w:eastAsia="楷体" w:hAnsi="楷体" w:hint="eastAsia"/>
            <w:sz w:val="24"/>
            <w:szCs w:val="24"/>
          </w:rPr>
          <w:t>method=‘</w:t>
        </w:r>
        <w:proofErr w:type="spellStart"/>
        <w:r>
          <w:rPr>
            <w:rFonts w:ascii="楷体" w:eastAsia="楷体" w:hAnsi="楷体" w:hint="eastAsia"/>
            <w:sz w:val="24"/>
            <w:szCs w:val="24"/>
          </w:rPr>
          <w:t>ffill</w:t>
        </w:r>
        <w:proofErr w:type="spellEnd"/>
        <w:r>
          <w:rPr>
            <w:rFonts w:ascii="楷体" w:eastAsia="楷体" w:hAnsi="楷体"/>
            <w:sz w:val="24"/>
            <w:szCs w:val="24"/>
          </w:rPr>
          <w:t>’</w:t>
        </w:r>
      </w:ins>
      <w:ins w:id="189" w:author="wei Arthur" w:date="2020-05-23T22:36:00Z">
        <w:r w:rsidR="00EC3AEE">
          <w:rPr>
            <w:rFonts w:ascii="楷体" w:eastAsia="楷体" w:hAnsi="楷体" w:hint="eastAsia"/>
            <w:sz w:val="24"/>
            <w:szCs w:val="24"/>
          </w:rPr>
          <w:t>依</w:t>
        </w:r>
      </w:ins>
      <w:ins w:id="190" w:author="wei Arthur" w:date="2020-05-23T22:31:00Z">
        <w:r>
          <w:rPr>
            <w:rFonts w:ascii="楷体" w:eastAsia="楷体" w:hAnsi="楷体" w:hint="eastAsia"/>
            <w:sz w:val="24"/>
            <w:szCs w:val="24"/>
          </w:rPr>
          <w:t>上文，</w:t>
        </w:r>
        <w:proofErr w:type="gramStart"/>
        <w:r>
          <w:rPr>
            <w:rFonts w:ascii="楷体" w:eastAsia="楷体" w:hAnsi="楷体"/>
            <w:sz w:val="24"/>
            <w:szCs w:val="24"/>
          </w:rPr>
          <w:t>’</w:t>
        </w:r>
        <w:proofErr w:type="spellStart"/>
        <w:proofErr w:type="gramEnd"/>
        <w:r>
          <w:rPr>
            <w:rFonts w:ascii="楷体" w:eastAsia="楷体" w:hAnsi="楷体"/>
            <w:sz w:val="24"/>
            <w:szCs w:val="24"/>
          </w:rPr>
          <w:t>bfill</w:t>
        </w:r>
        <w:proofErr w:type="spellEnd"/>
        <w:proofErr w:type="gramStart"/>
        <w:r>
          <w:rPr>
            <w:rFonts w:ascii="楷体" w:eastAsia="楷体" w:hAnsi="楷体"/>
            <w:sz w:val="24"/>
            <w:szCs w:val="24"/>
          </w:rPr>
          <w:t>’</w:t>
        </w:r>
      </w:ins>
      <w:proofErr w:type="gramEnd"/>
      <w:ins w:id="191" w:author="wei Arthur" w:date="2020-05-23T22:36:00Z">
        <w:r w:rsidR="00EC3AEE">
          <w:rPr>
            <w:rFonts w:ascii="楷体" w:eastAsia="楷体" w:hAnsi="楷体" w:hint="eastAsia"/>
            <w:sz w:val="24"/>
            <w:szCs w:val="24"/>
          </w:rPr>
          <w:t>依</w:t>
        </w:r>
      </w:ins>
      <w:ins w:id="192" w:author="wei Arthur" w:date="2020-05-23T22:31:00Z">
        <w:r>
          <w:rPr>
            <w:rFonts w:ascii="楷体" w:eastAsia="楷体" w:hAnsi="楷体" w:hint="eastAsia"/>
            <w:sz w:val="24"/>
            <w:szCs w:val="24"/>
          </w:rPr>
          <w:t>下文</w:t>
        </w:r>
      </w:ins>
      <w:ins w:id="193" w:author="wei Arthur" w:date="2020-05-23T22:33:00Z">
        <w:r>
          <w:rPr>
            <w:rFonts w:ascii="楷体" w:eastAsia="楷体" w:hAnsi="楷体" w:hint="eastAsia"/>
            <w:sz w:val="24"/>
            <w:szCs w:val="24"/>
          </w:rPr>
          <w:t xml:space="preserve"> </w:t>
        </w:r>
      </w:ins>
    </w:p>
    <w:p w14:paraId="1AFDCF08" w14:textId="380F508C" w:rsidR="00B909F6" w:rsidRDefault="00B909F6" w:rsidP="00E8195B">
      <w:pPr>
        <w:rPr>
          <w:ins w:id="194" w:author="wei Arthur" w:date="2020-05-23T22:34:00Z"/>
          <w:rFonts w:ascii="楷体" w:eastAsia="楷体" w:hAnsi="楷体"/>
          <w:sz w:val="24"/>
          <w:szCs w:val="24"/>
        </w:rPr>
      </w:pPr>
      <w:ins w:id="195" w:author="wei Arthur" w:date="2020-05-23T22:30:00Z">
        <w:r>
          <w:rPr>
            <w:noProof/>
          </w:rPr>
          <w:drawing>
            <wp:inline distT="0" distB="0" distL="0" distR="0" wp14:anchorId="785F2138" wp14:editId="757144EE">
              <wp:extent cx="5731510" cy="3155315"/>
              <wp:effectExtent l="0" t="0" r="2540" b="6985"/>
              <wp:docPr id="27" name="图片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E91CE38" w14:textId="36041200" w:rsidR="00B909F6" w:rsidRDefault="00B909F6">
      <w:pPr>
        <w:ind w:firstLineChars="100" w:firstLine="240"/>
        <w:rPr>
          <w:ins w:id="196" w:author="wei Arthur" w:date="2020-05-23T22:33:00Z"/>
          <w:rFonts w:ascii="楷体" w:eastAsia="楷体" w:hAnsi="楷体"/>
          <w:sz w:val="24"/>
          <w:szCs w:val="24"/>
        </w:rPr>
        <w:pPrChange w:id="197" w:author="wei Arthur" w:date="2020-05-23T22:37:00Z">
          <w:pPr/>
        </w:pPrChange>
      </w:pPr>
      <w:ins w:id="198" w:author="wei Arthur" w:date="2020-05-23T22:34:00Z">
        <w:r w:rsidRPr="00D35C6B">
          <w:rPr>
            <w:rFonts w:ascii="楷体" w:eastAsia="楷体" w:hAnsi="楷体" w:hint="eastAsia"/>
            <w:color w:val="FF0000"/>
            <w:sz w:val="24"/>
            <w:szCs w:val="24"/>
            <w:rPrChange w:id="199" w:author="张 Holiday" w:date="2020-05-24T21:26:00Z">
              <w:rPr>
                <w:rFonts w:ascii="楷体" w:eastAsia="楷体" w:hAnsi="楷体" w:hint="eastAsia"/>
                <w:sz w:val="24"/>
                <w:szCs w:val="24"/>
              </w:rPr>
            </w:rPrChange>
          </w:rPr>
          <w:t>上下文线性</w:t>
        </w:r>
      </w:ins>
      <w:ins w:id="200" w:author="wei Arthur" w:date="2020-05-23T22:42:00Z">
        <w:r w:rsidR="00361D87" w:rsidRPr="00D35C6B">
          <w:rPr>
            <w:rFonts w:ascii="楷体" w:eastAsia="楷体" w:hAnsi="楷体" w:hint="eastAsia"/>
            <w:color w:val="FF0000"/>
            <w:sz w:val="24"/>
            <w:szCs w:val="24"/>
            <w:rPrChange w:id="201" w:author="张 Holiday" w:date="2020-05-24T21:26:00Z">
              <w:rPr>
                <w:rFonts w:ascii="楷体" w:eastAsia="楷体" w:hAnsi="楷体" w:hint="eastAsia"/>
                <w:sz w:val="24"/>
                <w:szCs w:val="24"/>
              </w:rPr>
            </w:rPrChange>
          </w:rPr>
          <w:t>插值</w:t>
        </w:r>
      </w:ins>
      <w:ins w:id="202" w:author="wei Arthur" w:date="2020-05-23T22:34:00Z">
        <w:r w:rsidRPr="00D35C6B">
          <w:rPr>
            <w:rFonts w:ascii="楷体" w:eastAsia="楷体" w:hAnsi="楷体" w:hint="eastAsia"/>
            <w:color w:val="FF0000"/>
            <w:sz w:val="24"/>
            <w:szCs w:val="24"/>
            <w:rPrChange w:id="203" w:author="张 Holiday" w:date="2020-05-24T21:26:00Z">
              <w:rPr>
                <w:rFonts w:ascii="楷体" w:eastAsia="楷体" w:hAnsi="楷体" w:hint="eastAsia"/>
                <w:sz w:val="24"/>
                <w:szCs w:val="24"/>
              </w:rPr>
            </w:rPrChange>
          </w:rPr>
          <w:t>填充</w:t>
        </w:r>
        <w:r>
          <w:rPr>
            <w:rFonts w:ascii="楷体" w:eastAsia="楷体" w:hAnsi="楷体" w:hint="eastAsia"/>
            <w:sz w:val="24"/>
            <w:szCs w:val="24"/>
          </w:rPr>
          <w:t>：</w:t>
        </w:r>
      </w:ins>
    </w:p>
    <w:p w14:paraId="7298288B" w14:textId="44E477C5" w:rsidR="00B909F6" w:rsidRDefault="00B909F6" w:rsidP="00E8195B">
      <w:pPr>
        <w:rPr>
          <w:ins w:id="204" w:author="wei Arthur" w:date="2020-05-23T22:45:00Z"/>
          <w:rFonts w:ascii="楷体" w:eastAsia="楷体" w:hAnsi="楷体"/>
          <w:sz w:val="24"/>
          <w:szCs w:val="24"/>
        </w:rPr>
      </w:pPr>
      <w:ins w:id="205" w:author="wei Arthur" w:date="2020-05-23T22:34:00Z">
        <w:r>
          <w:rPr>
            <w:noProof/>
          </w:rPr>
          <w:drawing>
            <wp:inline distT="0" distB="0" distL="0" distR="0" wp14:anchorId="7FD1BC10" wp14:editId="1D724610">
              <wp:extent cx="3856990" cy="1976907"/>
              <wp:effectExtent l="0" t="0" r="0" b="4445"/>
              <wp:docPr id="28" name="图片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6389" cy="20996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D3952B" w14:textId="4C713FC0" w:rsidR="000128A8" w:rsidRDefault="000128A8" w:rsidP="000128A8">
      <w:pPr>
        <w:pStyle w:val="a4"/>
        <w:rPr>
          <w:ins w:id="206" w:author="wei Arthur" w:date="2020-05-23T22:45:00Z"/>
        </w:rPr>
      </w:pPr>
      <w:ins w:id="207" w:author="wei Arthur" w:date="2020-05-23T22:45:00Z">
        <w:r w:rsidRPr="000128A8">
          <w:rPr>
            <w:rFonts w:hint="eastAsia"/>
            <w:rPrChange w:id="208" w:author="wei Arthur" w:date="2020-05-23T22:45:00Z">
              <w:rPr>
                <w:rFonts w:ascii="楷体" w:eastAsia="楷体" w:hAnsi="楷体" w:hint="eastAsia"/>
                <w:sz w:val="24"/>
                <w:szCs w:val="24"/>
              </w:rPr>
            </w:rPrChange>
          </w:rPr>
          <w:lastRenderedPageBreak/>
          <w:t>文本数据</w:t>
        </w:r>
        <w:r>
          <w:rPr>
            <w:rFonts w:hint="eastAsia"/>
          </w:rPr>
          <w:t>处理</w:t>
        </w:r>
      </w:ins>
    </w:p>
    <w:p w14:paraId="5BFC1443" w14:textId="2010F890" w:rsidR="000128A8" w:rsidRDefault="000128A8" w:rsidP="000128A8">
      <w:pPr>
        <w:rPr>
          <w:ins w:id="209" w:author="wei Arthur" w:date="2020-05-23T22:52:00Z"/>
        </w:rPr>
      </w:pPr>
      <w:ins w:id="210" w:author="wei Arthur" w:date="2020-05-23T22:49:00Z">
        <w:r>
          <w:rPr>
            <w:rFonts w:hint="eastAsia"/>
          </w:rPr>
          <w:t>用</w:t>
        </w:r>
      </w:ins>
      <w:proofErr w:type="spellStart"/>
      <w:ins w:id="211" w:author="wei Arthur" w:date="2020-05-23T22:47:00Z">
        <w:r>
          <w:rPr>
            <w:rFonts w:hint="eastAsia"/>
          </w:rPr>
          <w:t>data..str</w:t>
        </w:r>
      </w:ins>
      <w:proofErr w:type="spellEnd"/>
      <w:ins w:id="212" w:author="wei Arthur" w:date="2020-05-23T22:46:00Z">
        <w:r>
          <w:t>.</w:t>
        </w:r>
      </w:ins>
      <w:ins w:id="213" w:author="wei Arthur" w:date="2020-05-23T22:50:00Z">
        <w:r>
          <w:rPr>
            <w:rFonts w:hint="eastAsia"/>
          </w:rPr>
          <w:t>调用方法，有</w:t>
        </w:r>
      </w:ins>
      <w:ins w:id="214" w:author="wei Arthur" w:date="2020-05-23T22:49:00Z">
        <w:r>
          <w:t xml:space="preserve"> </w:t>
        </w:r>
      </w:ins>
      <w:ins w:id="215" w:author="wei Arthur" w:date="2020-05-23T22:47:00Z">
        <w:r>
          <w:t>replace()</w:t>
        </w:r>
      </w:ins>
      <w:ins w:id="216" w:author="wei Arthur" w:date="2020-05-23T22:48:00Z">
        <w:r>
          <w:rPr>
            <w:rFonts w:hint="eastAsia"/>
          </w:rPr>
          <w:t>，</w:t>
        </w:r>
        <w:proofErr w:type="spellStart"/>
        <w:r>
          <w:rPr>
            <w:rFonts w:hint="eastAsia"/>
          </w:rPr>
          <w:t>len</w:t>
        </w:r>
        <w:proofErr w:type="spellEnd"/>
        <w:r>
          <w:rPr>
            <w:rFonts w:hint="eastAsia"/>
          </w:rPr>
          <w:t>(</w:t>
        </w:r>
        <w:r>
          <w:t>), lower(), upper(), find(), count</w:t>
        </w:r>
      </w:ins>
      <w:ins w:id="217" w:author="wei Arthur" w:date="2020-05-23T22:49:00Z">
        <w:r>
          <w:t xml:space="preserve">(), strip(), split() </w:t>
        </w:r>
      </w:ins>
      <w:ins w:id="218" w:author="wei Arthur" w:date="2020-05-23T22:50:00Z">
        <w:r>
          <w:rPr>
            <w:rFonts w:hint="eastAsia"/>
          </w:rPr>
          <w:t>,</w:t>
        </w:r>
        <w:r>
          <w:t xml:space="preserve">contains() , </w:t>
        </w:r>
        <w:proofErr w:type="spellStart"/>
        <w:r>
          <w:t>startswith</w:t>
        </w:r>
        <w:proofErr w:type="spellEnd"/>
        <w:r>
          <w:t>()</w:t>
        </w:r>
      </w:ins>
      <w:ins w:id="219" w:author="wei Arthur" w:date="2020-05-23T22:52:00Z">
        <w:r>
          <w:t xml:space="preserve">, </w:t>
        </w:r>
        <w:proofErr w:type="spellStart"/>
        <w:r>
          <w:t>endswith</w:t>
        </w:r>
      </w:ins>
      <w:proofErr w:type="spellEnd"/>
      <w:ins w:id="220" w:author="wei Arthur" w:date="2020-05-23T22:49:00Z">
        <w:r>
          <w:rPr>
            <w:rFonts w:hint="eastAsia"/>
          </w:rPr>
          <w:t>等</w:t>
        </w:r>
      </w:ins>
    </w:p>
    <w:p w14:paraId="055CB1C8" w14:textId="6FA4FB36" w:rsidR="000128A8" w:rsidRPr="000128A8" w:rsidRDefault="000128A8" w:rsidP="000128A8">
      <w:pPr>
        <w:rPr>
          <w:rPrChange w:id="221" w:author="wei Arthur" w:date="2020-05-23T22:45:00Z">
            <w:rPr>
              <w:rFonts w:ascii="楷体" w:eastAsia="楷体" w:hAnsi="楷体"/>
              <w:sz w:val="24"/>
              <w:szCs w:val="24"/>
            </w:rPr>
          </w:rPrChange>
        </w:rPr>
      </w:pPr>
      <w:ins w:id="222" w:author="wei Arthur" w:date="2020-05-23T22:52:00Z">
        <w:r>
          <w:rPr>
            <w:noProof/>
          </w:rPr>
          <w:drawing>
            <wp:inline distT="0" distB="0" distL="0" distR="0" wp14:anchorId="274629AD" wp14:editId="36DF8660">
              <wp:extent cx="5731510" cy="2680970"/>
              <wp:effectExtent l="0" t="0" r="2540" b="5080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6809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C000BC" w14:textId="2CC06F2E" w:rsidR="00E8195B" w:rsidRDefault="00E8195B" w:rsidP="00E8195B">
      <w:pPr>
        <w:pStyle w:val="1"/>
        <w:rPr>
          <w:rFonts w:ascii="PingFangSC-Regular" w:hAnsi="PingFangSC-Regular" w:hint="eastAsia"/>
          <w:color w:val="222222"/>
          <w:sz w:val="27"/>
          <w:szCs w:val="27"/>
          <w:shd w:val="clear" w:color="auto" w:fill="FFFFFF"/>
        </w:rPr>
      </w:pPr>
      <w:r>
        <w:rPr>
          <w:rFonts w:ascii="PingFangSC-Regular" w:hAnsi="PingFangSC-Regular"/>
          <w:color w:val="222222"/>
          <w:sz w:val="27"/>
          <w:szCs w:val="27"/>
          <w:shd w:val="clear" w:color="auto" w:fill="FFFFFF"/>
        </w:rPr>
        <w:t>数据重命名和合并</w:t>
      </w:r>
    </w:p>
    <w:p w14:paraId="6D75F753" w14:textId="279DDE43" w:rsidR="00E8195B" w:rsidRDefault="00E8195B" w:rsidP="00E8195B">
      <w:pPr>
        <w:pStyle w:val="a4"/>
      </w:pPr>
      <w:r>
        <w:rPr>
          <w:rFonts w:hint="eastAsia"/>
        </w:rPr>
        <w:t>数据重命名</w:t>
      </w:r>
    </w:p>
    <w:p w14:paraId="6E647F63" w14:textId="3B2504F9" w:rsidR="00E8195B" w:rsidRDefault="00E8195B" w:rsidP="00E8195B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 w:rsidRPr="00E8195B">
        <w:t>通常，数据将通过列名，索引名或其他命名约定来获取。 在这种情况下，我们可能会使用pandas重命名</w:t>
      </w:r>
      <w:r>
        <w:rPr>
          <w:rFonts w:hint="eastAsia"/>
        </w:rPr>
        <w:t>rename()</w:t>
      </w:r>
      <w:r w:rsidRPr="00E8195B">
        <w:t>函数来更改有问题的条目的名称。</w:t>
      </w:r>
      <w:r>
        <w:rPr>
          <w:rFonts w:hint="eastAsia"/>
        </w:rPr>
        <w:t>rename()函数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允许重命名索引名称或者列名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.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 xml:space="preserve"> </w:t>
      </w:r>
    </w:p>
    <w:p w14:paraId="163C8C64" w14:textId="2BE29A31" w:rsidR="00E8195B" w:rsidRDefault="00E8195B" w:rsidP="00E8195B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2F4216AE" w14:textId="3EB21D71" w:rsidR="00E8195B" w:rsidRPr="00D35C6B" w:rsidRDefault="00E8195B" w:rsidP="00E8195B">
      <w:pPr>
        <w:rPr>
          <w:rFonts w:ascii="PingFangSC-Regular" w:hAnsi="PingFangSC-Regular" w:hint="eastAsia"/>
          <w:color w:val="FF0000"/>
          <w:szCs w:val="21"/>
          <w:shd w:val="clear" w:color="auto" w:fill="FFFFFF"/>
          <w:rPrChange w:id="223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</w:pPr>
      <w:r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224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 xml:space="preserve">e.g. </w:t>
      </w:r>
      <w:r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225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重命名</w:t>
      </w:r>
      <w:r w:rsidR="00385E75"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226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列名</w:t>
      </w:r>
      <w:r w:rsidR="00385E75"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227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Price</w:t>
      </w:r>
      <w:r w:rsidR="00385E75"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228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为</w:t>
      </w:r>
      <w:r w:rsidR="00385E75"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229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PX</w:t>
      </w:r>
    </w:p>
    <w:p w14:paraId="52204C45" w14:textId="7367B886" w:rsidR="00385E75" w:rsidRDefault="00385E75" w:rsidP="00E8195B">
      <w:r>
        <w:rPr>
          <w:noProof/>
        </w:rPr>
        <w:drawing>
          <wp:inline distT="0" distB="0" distL="0" distR="0" wp14:anchorId="24F8446A" wp14:editId="26DBCA6B">
            <wp:extent cx="3915177" cy="265163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75151" cy="275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9CF" w14:textId="4A3F2D5F" w:rsidR="00385E75" w:rsidRDefault="00385E75" w:rsidP="00E8195B"/>
    <w:p w14:paraId="74BC8201" w14:textId="7ED46129" w:rsidR="00385E75" w:rsidRDefault="00385E75" w:rsidP="00E8195B"/>
    <w:p w14:paraId="34A06B64" w14:textId="4CE54297" w:rsidR="00385E75" w:rsidRPr="00D35C6B" w:rsidRDefault="00385E75" w:rsidP="00E8195B">
      <w:pPr>
        <w:rPr>
          <w:rFonts w:ascii="PingFangSC-Regular" w:hAnsi="PingFangSC-Regular" w:hint="eastAsia"/>
          <w:color w:val="FF0000"/>
          <w:szCs w:val="21"/>
          <w:shd w:val="clear" w:color="auto" w:fill="FFFFFF"/>
          <w:rPrChange w:id="230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</w:pPr>
      <w:r w:rsidRPr="00D35C6B">
        <w:rPr>
          <w:color w:val="FF0000"/>
          <w:rPrChange w:id="231" w:author="张 Holiday" w:date="2020-05-24T21:27:00Z">
            <w:rPr/>
          </w:rPrChange>
        </w:rPr>
        <w:t xml:space="preserve">e.g. </w:t>
      </w:r>
      <w:r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232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重命名索引上的一些元素</w:t>
      </w:r>
      <w:r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233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 xml:space="preserve">, </w:t>
      </w:r>
      <w:r w:rsidRPr="00D35C6B">
        <w:rPr>
          <w:rFonts w:ascii="PingFangSC-Regular" w:hAnsi="PingFangSC-Regular" w:hint="eastAsia"/>
          <w:color w:val="FF0000"/>
          <w:szCs w:val="21"/>
          <w:shd w:val="clear" w:color="auto" w:fill="FFFFFF"/>
          <w:rPrChange w:id="234" w:author="张 Holiday" w:date="2020-05-24T21:27:00Z">
            <w:rPr>
              <w:rFonts w:ascii="PingFangSC-Regular" w:hAnsi="PingFangSC-Regular" w:hint="eastAsia"/>
              <w:color w:val="222222"/>
              <w:szCs w:val="21"/>
              <w:shd w:val="clear" w:color="auto" w:fill="FFFFFF"/>
            </w:rPr>
          </w:rPrChange>
        </w:rPr>
        <w:t>通常使用字典传入更方便</w:t>
      </w:r>
    </w:p>
    <w:p w14:paraId="1238755F" w14:textId="29BADD7E" w:rsidR="00385E75" w:rsidRDefault="00385E75" w:rsidP="00E8195B">
      <w:r>
        <w:rPr>
          <w:noProof/>
        </w:rPr>
        <w:drawing>
          <wp:inline distT="0" distB="0" distL="0" distR="0" wp14:anchorId="06D92FDF" wp14:editId="550E3EE6">
            <wp:extent cx="5523809" cy="2104762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E3DF" w14:textId="678B73AC" w:rsidR="00385E75" w:rsidRDefault="00385E75" w:rsidP="00E8195B">
      <w:pPr>
        <w:rPr>
          <w:rFonts w:ascii="PingFangSC-Regular" w:hAnsi="PingFangSC-Regular" w:hint="eastAsia"/>
          <w:color w:val="FFFFFF" w:themeColor="background1"/>
          <w:szCs w:val="21"/>
          <w:shd w:val="clear" w:color="auto" w:fill="FFFFFF"/>
        </w:rPr>
      </w:pPr>
      <w:r w:rsidRPr="00385E75">
        <w:rPr>
          <w:rFonts w:ascii="PingFangSC-Regular" w:hAnsi="PingFangSC-Regular" w:hint="eastAsia"/>
          <w:color w:val="FFFFFF" w:themeColor="background1"/>
          <w:szCs w:val="21"/>
          <w:highlight w:val="red"/>
          <w:shd w:val="clear" w:color="auto" w:fill="FFFFFF"/>
        </w:rPr>
        <w:t>注</w:t>
      </w:r>
      <w:r w:rsidRPr="00385E75">
        <w:rPr>
          <w:rFonts w:ascii="PingFangSC-Regular" w:hAnsi="PingFangSC-Regular" w:hint="eastAsia"/>
          <w:color w:val="FFFFFF" w:themeColor="background1"/>
          <w:szCs w:val="21"/>
          <w:highlight w:val="red"/>
          <w:shd w:val="clear" w:color="auto" w:fill="FFFFFF"/>
        </w:rPr>
        <w:t>:</w:t>
      </w:r>
      <w:r w:rsidRPr="00385E75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 xml:space="preserve"> </w:t>
      </w:r>
      <w:r w:rsidRPr="00385E75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可能经常重命名列，但很少重命名索引值。</w:t>
      </w:r>
      <w:r w:rsidRPr="00385E75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 xml:space="preserve"> </w:t>
      </w:r>
      <w:r w:rsidRPr="00385E75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为此，</w:t>
      </w:r>
      <w:proofErr w:type="spellStart"/>
      <w:r w:rsidRPr="00385E75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set_index</w:t>
      </w:r>
      <w:proofErr w:type="spellEnd"/>
      <w:r w:rsidRPr="00385E75">
        <w:rPr>
          <w:rFonts w:ascii="PingFangSC-Regular" w:hAnsi="PingFangSC-Regular"/>
          <w:color w:val="FFFFFF" w:themeColor="background1"/>
          <w:szCs w:val="21"/>
          <w:highlight w:val="red"/>
          <w:shd w:val="clear" w:color="auto" w:fill="FFFFFF"/>
        </w:rPr>
        <w:t>通常更方便。</w:t>
      </w:r>
    </w:p>
    <w:p w14:paraId="6BE16C7E" w14:textId="2832F973" w:rsidR="00955944" w:rsidRDefault="00955944">
      <w:pPr>
        <w:widowControl/>
        <w:jc w:val="left"/>
        <w:rPr>
          <w:rFonts w:ascii="PingFangSC-Regular" w:hAnsi="PingFangSC-Regular" w:hint="eastAsia"/>
          <w:szCs w:val="21"/>
          <w:shd w:val="clear" w:color="auto" w:fill="FFFFFF"/>
        </w:rPr>
      </w:pPr>
      <w:r>
        <w:rPr>
          <w:rFonts w:ascii="PingFangSC-Regular" w:hAnsi="PingFangSC-Regular" w:hint="eastAsia"/>
          <w:szCs w:val="21"/>
          <w:shd w:val="clear" w:color="auto" w:fill="FFFFFF"/>
        </w:rPr>
        <w:br w:type="page"/>
      </w:r>
    </w:p>
    <w:p w14:paraId="46987E07" w14:textId="77777777" w:rsidR="00385E75" w:rsidRDefault="00385E75" w:rsidP="00E8195B">
      <w:pPr>
        <w:rPr>
          <w:rFonts w:ascii="PingFangSC-Regular" w:hAnsi="PingFangSC-Regular" w:hint="eastAsia"/>
          <w:szCs w:val="21"/>
          <w:shd w:val="clear" w:color="auto" w:fill="FFFFFF"/>
        </w:rPr>
      </w:pPr>
    </w:p>
    <w:p w14:paraId="140F7585" w14:textId="659E1CAB" w:rsidR="00385E75" w:rsidRDefault="00385E75" w:rsidP="00385E75">
      <w:pPr>
        <w:pStyle w:val="a4"/>
      </w:pPr>
      <w:r>
        <w:t>合并</w:t>
      </w:r>
    </w:p>
    <w:p w14:paraId="7DBEAA14" w14:textId="39E603F4" w:rsidR="00385E75" w:rsidRDefault="00385E75" w:rsidP="00385E75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  <w:r>
        <w:rPr>
          <w:rFonts w:ascii="PingFangSC-Regular" w:hAnsi="PingFangSC-Regular"/>
          <w:color w:val="222222"/>
          <w:szCs w:val="21"/>
          <w:shd w:val="clear" w:color="auto" w:fill="FFFFFF"/>
        </w:rPr>
        <w:t>在对数据集执行操作时，我们有时需要以特别的方式组合不同的</w:t>
      </w:r>
      <w:proofErr w:type="spellStart"/>
      <w:r>
        <w:rPr>
          <w:rFonts w:ascii="PingFangSC-Regular" w:hAnsi="PingFangSC-Regular"/>
          <w:color w:val="222222"/>
          <w:szCs w:val="21"/>
          <w:shd w:val="clear" w:color="auto" w:fill="FFFFFF"/>
        </w:rPr>
        <w:t>DataFrame</w:t>
      </w:r>
      <w:proofErr w:type="spellEnd"/>
      <w:r>
        <w:rPr>
          <w:rFonts w:ascii="PingFangSC-Regular" w:hAnsi="PingFangSC-Regular"/>
          <w:color w:val="222222"/>
          <w:szCs w:val="21"/>
          <w:shd w:val="clear" w:color="auto" w:fill="FFFFFF"/>
        </w:rPr>
        <w:t>和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/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或</w:t>
      </w:r>
      <w:r>
        <w:rPr>
          <w:rFonts w:ascii="PingFangSC-Regular" w:hAnsi="PingFangSC-Regular"/>
          <w:color w:val="222222"/>
          <w:szCs w:val="21"/>
          <w:shd w:val="clear" w:color="auto" w:fill="FFFFFF"/>
        </w:rPr>
        <w:t>Series</w:t>
      </w:r>
      <w:r>
        <w:rPr>
          <w:rFonts w:ascii="PingFangSC-Regular" w:hAnsi="PingFangSC-Regular" w:hint="eastAsia"/>
          <w:color w:val="222222"/>
          <w:szCs w:val="21"/>
          <w:shd w:val="clear" w:color="auto" w:fill="FFFFFF"/>
        </w:rPr>
        <w:t>.</w:t>
      </w:r>
    </w:p>
    <w:p w14:paraId="48327318" w14:textId="3505A74C" w:rsidR="00385E75" w:rsidRDefault="00385E75" w:rsidP="00385E75">
      <w:pPr>
        <w:rPr>
          <w:rFonts w:ascii="PingFangSC-Regular" w:hAnsi="PingFangSC-Regular" w:hint="eastAsia"/>
          <w:color w:val="222222"/>
          <w:szCs w:val="21"/>
          <w:shd w:val="clear" w:color="auto" w:fill="FFFFFF"/>
        </w:rPr>
      </w:pPr>
    </w:p>
    <w:p w14:paraId="34EFCF93" w14:textId="502A7985" w:rsidR="00955944" w:rsidRPr="00955944" w:rsidRDefault="00955944" w:rsidP="00955944">
      <w:pPr>
        <w:pStyle w:val="a3"/>
        <w:numPr>
          <w:ilvl w:val="0"/>
          <w:numId w:val="11"/>
        </w:numPr>
        <w:ind w:firstLineChars="0"/>
        <w:rPr>
          <w:rFonts w:ascii="楷体" w:eastAsia="楷体" w:hAnsi="楷体"/>
          <w:sz w:val="36"/>
          <w:szCs w:val="36"/>
        </w:rPr>
      </w:pPr>
      <w:r w:rsidRPr="00955944">
        <w:rPr>
          <w:rFonts w:ascii="Calibri" w:eastAsia="楷体" w:hAnsi="Calibri" w:cs="Calibri"/>
          <w:b/>
          <w:bCs/>
          <w:sz w:val="36"/>
          <w:szCs w:val="36"/>
        </w:rPr>
        <w:t> </w:t>
      </w:r>
      <w:r w:rsidRPr="00955944">
        <w:rPr>
          <w:rFonts w:ascii="楷体" w:eastAsia="楷体" w:hAnsi="楷体" w:hint="eastAsia"/>
          <w:b/>
          <w:bCs/>
          <w:sz w:val="36"/>
          <w:szCs w:val="36"/>
        </w:rPr>
        <w:t>级联</w:t>
      </w:r>
    </w:p>
    <w:p w14:paraId="0884C33A" w14:textId="6BC2AF9D" w:rsidR="00955944" w:rsidRDefault="00955944" w:rsidP="00955944">
      <w:pPr>
        <w:pStyle w:val="a3"/>
        <w:ind w:left="360" w:firstLineChars="0" w:firstLine="0"/>
        <w:rPr>
          <w:rFonts w:ascii="楷体" w:eastAsia="楷体" w:hAnsi="楷体"/>
          <w:sz w:val="24"/>
          <w:szCs w:val="24"/>
        </w:rPr>
      </w:pPr>
      <w:r w:rsidRPr="00955944">
        <w:rPr>
          <w:rFonts w:ascii="楷体" w:eastAsia="楷体" w:hAnsi="楷体" w:hint="eastAsia"/>
          <w:sz w:val="24"/>
          <w:szCs w:val="24"/>
        </w:rPr>
        <w:t>根据指定的行或列</w:t>
      </w:r>
      <w:ins w:id="235" w:author="张 Holiday" w:date="2020-05-24T21:27:00Z">
        <w:r w:rsidR="00D35C6B">
          <w:rPr>
            <w:rFonts w:ascii="楷体" w:eastAsia="楷体" w:hAnsi="楷体" w:hint="eastAsia"/>
            <w:sz w:val="24"/>
            <w:szCs w:val="24"/>
          </w:rPr>
          <w:t>,</w:t>
        </w:r>
        <w:r w:rsidR="00D35C6B">
          <w:rPr>
            <w:rFonts w:ascii="楷体" w:eastAsia="楷体" w:hAnsi="楷体"/>
            <w:sz w:val="24"/>
            <w:szCs w:val="24"/>
          </w:rPr>
          <w:t xml:space="preserve"> </w:t>
        </w:r>
      </w:ins>
      <w:r w:rsidRPr="00955944">
        <w:rPr>
          <w:rFonts w:ascii="楷体" w:eastAsia="楷体" w:hAnsi="楷体" w:hint="eastAsia"/>
          <w:sz w:val="24"/>
          <w:szCs w:val="24"/>
        </w:rPr>
        <w:t>进行值的拼接，不参与任何计算，只是把多个</w:t>
      </w:r>
      <w:proofErr w:type="spellStart"/>
      <w:r>
        <w:rPr>
          <w:rFonts w:ascii="楷体" w:eastAsia="楷体" w:hAnsi="楷体"/>
          <w:sz w:val="24"/>
          <w:szCs w:val="24"/>
        </w:rPr>
        <w:t>D</w:t>
      </w:r>
      <w:r>
        <w:rPr>
          <w:rFonts w:ascii="楷体" w:eastAsia="楷体" w:hAnsi="楷体" w:hint="eastAsia"/>
          <w:sz w:val="24"/>
          <w:szCs w:val="24"/>
        </w:rPr>
        <w:t>ataFrame</w:t>
      </w:r>
      <w:proofErr w:type="spellEnd"/>
      <w:r w:rsidRPr="00955944">
        <w:rPr>
          <w:rFonts w:ascii="楷体" w:eastAsia="楷体" w:hAnsi="楷体" w:hint="eastAsia"/>
          <w:sz w:val="24"/>
          <w:szCs w:val="24"/>
        </w:rPr>
        <w:t>变成</w:t>
      </w:r>
      <w:r w:rsidRPr="00D35C6B">
        <w:rPr>
          <w:rFonts w:ascii="楷体" w:eastAsia="楷体" w:hAnsi="楷体"/>
          <w:color w:val="FF0000"/>
          <w:sz w:val="24"/>
          <w:szCs w:val="24"/>
          <w:rPrChange w:id="236" w:author="张 Holiday" w:date="2020-05-24T21:28:00Z">
            <w:rPr>
              <w:rFonts w:ascii="楷体" w:eastAsia="楷体" w:hAnsi="楷体"/>
              <w:sz w:val="24"/>
              <w:szCs w:val="24"/>
            </w:rPr>
          </w:rPrChange>
        </w:rPr>
        <w:t>1个.</w:t>
      </w:r>
      <w:r>
        <w:rPr>
          <w:rFonts w:ascii="楷体" w:eastAsia="楷体" w:hAnsi="楷体"/>
          <w:sz w:val="24"/>
          <w:szCs w:val="24"/>
        </w:rPr>
        <w:t xml:space="preserve"> </w:t>
      </w:r>
    </w:p>
    <w:p w14:paraId="0256AD66" w14:textId="5732CBFA" w:rsidR="00955944" w:rsidRDefault="00955944" w:rsidP="00955944">
      <w:pPr>
        <w:pStyle w:val="a3"/>
        <w:ind w:left="360" w:firstLineChars="0" w:firstLine="0"/>
        <w:rPr>
          <w:rFonts w:ascii="楷体" w:eastAsia="楷体" w:hAnsi="楷体"/>
          <w:b/>
          <w:bCs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常用函数:</w:t>
      </w:r>
      <w:r>
        <w:rPr>
          <w:rFonts w:ascii="楷体" w:eastAsia="楷体" w:hAnsi="楷体"/>
          <w:sz w:val="24"/>
          <w:szCs w:val="24"/>
        </w:rPr>
        <w:t xml:space="preserve"> </w:t>
      </w:r>
      <w:proofErr w:type="spellStart"/>
      <w:proofErr w:type="gramStart"/>
      <w:r w:rsidRPr="00955944">
        <w:rPr>
          <w:rFonts w:ascii="楷体" w:eastAsia="楷体" w:hAnsi="楷体" w:hint="eastAsia"/>
          <w:b/>
          <w:bCs/>
          <w:sz w:val="24"/>
          <w:szCs w:val="24"/>
        </w:rPr>
        <w:t>pd.concat</w:t>
      </w:r>
      <w:proofErr w:type="spellEnd"/>
      <w:proofErr w:type="gramEnd"/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proofErr w:type="spellStart"/>
      <w:r w:rsidRPr="00955944">
        <w:rPr>
          <w:rFonts w:ascii="楷体" w:eastAsia="楷体" w:hAnsi="楷体" w:hint="eastAsia"/>
          <w:b/>
          <w:bCs/>
          <w:sz w:val="24"/>
          <w:szCs w:val="24"/>
        </w:rPr>
        <w:t>pd.append</w:t>
      </w:r>
      <w:proofErr w:type="spellEnd"/>
    </w:p>
    <w:p w14:paraId="52C80C70" w14:textId="5F91FDA0" w:rsidR="00955944" w:rsidRDefault="00955944" w:rsidP="00955944">
      <w:pPr>
        <w:pStyle w:val="a3"/>
        <w:ind w:left="360" w:firstLineChars="0" w:firstLine="0"/>
        <w:rPr>
          <w:rFonts w:ascii="楷体" w:eastAsia="楷体" w:hAnsi="楷体"/>
          <w:b/>
          <w:bCs/>
          <w:sz w:val="24"/>
          <w:szCs w:val="24"/>
        </w:rPr>
      </w:pPr>
    </w:p>
    <w:p w14:paraId="7EBBD443" w14:textId="2E74B970" w:rsidR="00955944" w:rsidRPr="00955944" w:rsidRDefault="00955944" w:rsidP="00955944">
      <w:pPr>
        <w:pStyle w:val="a3"/>
        <w:numPr>
          <w:ilvl w:val="0"/>
          <w:numId w:val="12"/>
        </w:numPr>
        <w:ind w:firstLineChars="0"/>
        <w:rPr>
          <w:rFonts w:ascii="楷体" w:eastAsia="楷体" w:hAnsi="楷体"/>
          <w:sz w:val="24"/>
          <w:szCs w:val="24"/>
        </w:rPr>
      </w:pPr>
      <w:proofErr w:type="spellStart"/>
      <w:r w:rsidRPr="00955944">
        <w:rPr>
          <w:rFonts w:ascii="楷体" w:eastAsia="楷体" w:hAnsi="楷体"/>
          <w:sz w:val="24"/>
          <w:szCs w:val="24"/>
        </w:rPr>
        <w:t>pd.concat</w:t>
      </w:r>
      <w:proofErr w:type="spellEnd"/>
      <w:r w:rsidRPr="00955944">
        <w:rPr>
          <w:rFonts w:ascii="楷体" w:eastAsia="楷体" w:hAnsi="楷体" w:hint="eastAsia"/>
          <w:sz w:val="24"/>
          <w:szCs w:val="24"/>
        </w:rPr>
        <w:t>关键参数</w:t>
      </w:r>
    </w:p>
    <w:p w14:paraId="4EFAB8A8" w14:textId="58F793AD" w:rsidR="00955944" w:rsidRPr="00955944" w:rsidRDefault="00955944" w:rsidP="00955944">
      <w:pPr>
        <w:pStyle w:val="a3"/>
        <w:numPr>
          <w:ilvl w:val="0"/>
          <w:numId w:val="13"/>
        </w:numPr>
        <w:ind w:firstLineChars="0"/>
        <w:rPr>
          <w:rFonts w:ascii="楷体" w:eastAsia="楷体" w:hAnsi="楷体"/>
          <w:sz w:val="24"/>
          <w:szCs w:val="24"/>
        </w:rPr>
      </w:pPr>
      <w:r w:rsidRPr="00955944">
        <w:rPr>
          <w:rFonts w:ascii="楷体" w:eastAsia="楷体" w:hAnsi="楷体" w:hint="eastAsia"/>
          <w:sz w:val="24"/>
          <w:szCs w:val="24"/>
        </w:rPr>
        <w:t xml:space="preserve">axis=0 </w:t>
      </w:r>
      <w:r w:rsidRPr="00955944">
        <w:rPr>
          <w:rFonts w:ascii="楷体" w:eastAsia="楷体" w:hAnsi="楷体"/>
          <w:sz w:val="24"/>
          <w:szCs w:val="24"/>
        </w:rPr>
        <w:t xml:space="preserve"> </w:t>
      </w:r>
      <w:proofErr w:type="gramStart"/>
      <w:r w:rsidRPr="00955944">
        <w:rPr>
          <w:rFonts w:ascii="楷体" w:eastAsia="楷体" w:hAnsi="楷体" w:hint="eastAsia"/>
          <w:sz w:val="24"/>
          <w:szCs w:val="24"/>
        </w:rPr>
        <w:t>列方向</w:t>
      </w:r>
      <w:proofErr w:type="gramEnd"/>
      <w:r w:rsidRPr="00955944">
        <w:rPr>
          <w:rFonts w:ascii="楷体" w:eastAsia="楷体" w:hAnsi="楷体" w:hint="eastAsia"/>
          <w:sz w:val="24"/>
          <w:szCs w:val="24"/>
        </w:rPr>
        <w:t>级联拼接，axis=1行方向级联拼接，默认为0</w:t>
      </w:r>
    </w:p>
    <w:p w14:paraId="009F526B" w14:textId="26FBB2A6" w:rsidR="00955944" w:rsidRPr="00955944" w:rsidRDefault="00955944" w:rsidP="00955944">
      <w:pPr>
        <w:pStyle w:val="a3"/>
        <w:numPr>
          <w:ilvl w:val="0"/>
          <w:numId w:val="13"/>
        </w:numPr>
        <w:ind w:firstLineChars="0"/>
        <w:rPr>
          <w:rFonts w:ascii="楷体" w:eastAsia="楷体" w:hAnsi="楷体"/>
          <w:sz w:val="24"/>
          <w:szCs w:val="24"/>
        </w:rPr>
      </w:pPr>
      <w:r w:rsidRPr="00955944">
        <w:rPr>
          <w:rFonts w:ascii="楷体" w:eastAsia="楷体" w:hAnsi="楷体" w:hint="eastAsia"/>
          <w:sz w:val="24"/>
          <w:szCs w:val="24"/>
        </w:rPr>
        <w:t>join为级联方式，outer会将所有的项进行级联（忽略匹配和不匹配），取并集，而inner只会将匹配的项级联到一起，不匹配的不级联,取交集。</w:t>
      </w:r>
    </w:p>
    <w:p w14:paraId="21013FE1" w14:textId="6327B6CC" w:rsidR="00955944" w:rsidRDefault="00955944" w:rsidP="00955944">
      <w:pPr>
        <w:pStyle w:val="a3"/>
        <w:numPr>
          <w:ilvl w:val="0"/>
          <w:numId w:val="13"/>
        </w:numPr>
        <w:ind w:firstLineChars="0"/>
        <w:rPr>
          <w:rFonts w:ascii="楷体" w:eastAsia="楷体" w:hAnsi="楷体"/>
          <w:sz w:val="24"/>
          <w:szCs w:val="24"/>
        </w:rPr>
      </w:pPr>
      <w:proofErr w:type="spellStart"/>
      <w:r w:rsidRPr="00955944">
        <w:rPr>
          <w:rFonts w:ascii="楷体" w:eastAsia="楷体" w:hAnsi="楷体" w:hint="eastAsia"/>
          <w:sz w:val="24"/>
          <w:szCs w:val="24"/>
        </w:rPr>
        <w:t>join_axes</w:t>
      </w:r>
      <w:proofErr w:type="spellEnd"/>
      <w:r w:rsidRPr="00955944">
        <w:rPr>
          <w:rFonts w:ascii="楷体" w:eastAsia="楷体" w:hAnsi="楷体" w:hint="eastAsia"/>
          <w:sz w:val="24"/>
          <w:szCs w:val="24"/>
        </w:rPr>
        <w:t xml:space="preserve"> </w:t>
      </w:r>
      <w:r w:rsidRPr="00955944">
        <w:rPr>
          <w:rFonts w:ascii="楷体" w:eastAsia="楷体" w:hAnsi="楷体"/>
          <w:sz w:val="24"/>
          <w:szCs w:val="24"/>
        </w:rPr>
        <w:t xml:space="preserve"> </w:t>
      </w:r>
      <w:r w:rsidRPr="00955944">
        <w:rPr>
          <w:rFonts w:ascii="楷体" w:eastAsia="楷体" w:hAnsi="楷体" w:hint="eastAsia"/>
          <w:sz w:val="24"/>
          <w:szCs w:val="24"/>
        </w:rPr>
        <w:t>index对象列表，用于其他n-1轴的特定索引，可以指定根据哪个轴来对齐数据</w:t>
      </w:r>
    </w:p>
    <w:p w14:paraId="059C8B4D" w14:textId="0F330EED" w:rsidR="00955944" w:rsidRPr="00955944" w:rsidRDefault="00955944" w:rsidP="00955944">
      <w:pPr>
        <w:ind w:left="72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173FA836" wp14:editId="77F5B19D">
            <wp:extent cx="3376400" cy="2070201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9277" cy="20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9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7F4A88" wp14:editId="267F2830">
            <wp:extent cx="2282342" cy="2461079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8245" cy="24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84CF" w14:textId="77357753" w:rsidR="00385E75" w:rsidRDefault="00385E75" w:rsidP="00E8195B"/>
    <w:p w14:paraId="592FACB4" w14:textId="7B9FB9EA" w:rsidR="00955944" w:rsidRDefault="00955944" w:rsidP="00E8195B"/>
    <w:p w14:paraId="39AC45E9" w14:textId="7052A747" w:rsidR="00955944" w:rsidRPr="00D35C6B" w:rsidRDefault="00083C90" w:rsidP="00E8195B">
      <w:pPr>
        <w:rPr>
          <w:color w:val="FF0000"/>
          <w:rPrChange w:id="237" w:author="张 Holiday" w:date="2020-05-24T21:28:00Z">
            <w:rPr/>
          </w:rPrChange>
        </w:rPr>
      </w:pPr>
      <w:r w:rsidRPr="00D35C6B">
        <w:rPr>
          <w:color w:val="FF0000"/>
          <w:rPrChange w:id="238" w:author="张 Holiday" w:date="2020-05-24T21:28:00Z">
            <w:rPr/>
          </w:rPrChange>
        </w:rPr>
        <w:lastRenderedPageBreak/>
        <w:t>join的用法，取并集或交集</w:t>
      </w:r>
    </w:p>
    <w:p w14:paraId="2DE84269" w14:textId="03E4602C" w:rsidR="00083C90" w:rsidRDefault="00083C90" w:rsidP="00E8195B">
      <w:r>
        <w:rPr>
          <w:rFonts w:hint="eastAsia"/>
        </w:rPr>
        <w:t>取并集:</w:t>
      </w:r>
    </w:p>
    <w:p w14:paraId="7D245230" w14:textId="6B4A2A09" w:rsidR="00083C90" w:rsidRDefault="00083C90" w:rsidP="00E8195B">
      <w:r>
        <w:rPr>
          <w:noProof/>
        </w:rPr>
        <w:drawing>
          <wp:inline distT="0" distB="0" distL="0" distR="0" wp14:anchorId="037BDE08" wp14:editId="0557E3F8">
            <wp:extent cx="5731510" cy="41732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8200" w14:textId="4CDA324D" w:rsidR="00083C90" w:rsidRDefault="00083C90" w:rsidP="00E8195B"/>
    <w:p w14:paraId="69C89B12" w14:textId="0B08B753" w:rsidR="00083C90" w:rsidRDefault="00083C90" w:rsidP="00E8195B">
      <w:r>
        <w:rPr>
          <w:rFonts w:hint="eastAsia"/>
        </w:rPr>
        <w:t>取交集:</w:t>
      </w:r>
      <w:r>
        <w:t xml:space="preserve"> </w:t>
      </w:r>
    </w:p>
    <w:p w14:paraId="686D9EA0" w14:textId="5861DF9D" w:rsidR="00083C90" w:rsidRDefault="00083C90" w:rsidP="00E8195B">
      <w:r>
        <w:rPr>
          <w:noProof/>
        </w:rPr>
        <w:drawing>
          <wp:inline distT="0" distB="0" distL="0" distR="0" wp14:anchorId="3DCC5FAE" wp14:editId="647F614A">
            <wp:extent cx="4542857" cy="128571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4A6D" w14:textId="0F742C28" w:rsidR="00083C90" w:rsidRDefault="00083C90" w:rsidP="00E8195B"/>
    <w:p w14:paraId="76CEA310" w14:textId="7353625A" w:rsidR="00083C90" w:rsidRPr="00083C90" w:rsidRDefault="00083C90" w:rsidP="00083C90">
      <w:pPr>
        <w:pStyle w:val="a3"/>
        <w:numPr>
          <w:ilvl w:val="0"/>
          <w:numId w:val="12"/>
        </w:numPr>
        <w:ind w:firstLineChars="0"/>
      </w:pPr>
      <w:proofErr w:type="spellStart"/>
      <w:r w:rsidRPr="00083C90">
        <w:rPr>
          <w:rFonts w:hint="eastAsia"/>
          <w:b/>
          <w:bCs/>
        </w:rPr>
        <w:t>df.append</w:t>
      </w:r>
      <w:proofErr w:type="spellEnd"/>
      <w:r w:rsidRPr="00083C90">
        <w:rPr>
          <w:rFonts w:hint="eastAsia"/>
          <w:b/>
          <w:bCs/>
        </w:rPr>
        <w:t>()方法</w:t>
      </w:r>
    </w:p>
    <w:p w14:paraId="60F11339" w14:textId="5705D286" w:rsidR="00083C90" w:rsidRDefault="00083C90" w:rsidP="00083C9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FC9150F" wp14:editId="61DC2F0C">
            <wp:extent cx="3372307" cy="1846580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92212" cy="19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3F7D" w14:textId="3E2FFF08" w:rsidR="00083C90" w:rsidRDefault="00083C90" w:rsidP="00083C90">
      <w:pPr>
        <w:rPr>
          <w:rFonts w:ascii="楷体" w:eastAsia="楷体" w:hAnsi="楷体"/>
          <w:sz w:val="24"/>
          <w:szCs w:val="24"/>
        </w:rPr>
      </w:pPr>
      <w:proofErr w:type="spellStart"/>
      <w:r w:rsidRPr="00083C90">
        <w:rPr>
          <w:rFonts w:ascii="楷体" w:eastAsia="楷体" w:hAnsi="楷体" w:hint="eastAsia"/>
          <w:b/>
          <w:bCs/>
          <w:sz w:val="32"/>
          <w:szCs w:val="32"/>
        </w:rPr>
        <w:lastRenderedPageBreak/>
        <w:t>pd.merge</w:t>
      </w:r>
      <w:proofErr w:type="spellEnd"/>
      <w:r w:rsidRPr="00083C90">
        <w:rPr>
          <w:rFonts w:ascii="楷体" w:eastAsia="楷体" w:hAnsi="楷体" w:hint="eastAsia"/>
          <w:b/>
          <w:bCs/>
          <w:sz w:val="32"/>
          <w:szCs w:val="32"/>
        </w:rPr>
        <w:t>()</w:t>
      </w:r>
      <w:r w:rsidRPr="00083C90">
        <w:rPr>
          <w:rFonts w:ascii="Calibri" w:eastAsia="楷体" w:hAnsi="Calibri" w:cs="Calibri"/>
          <w:b/>
          <w:bCs/>
          <w:sz w:val="32"/>
          <w:szCs w:val="32"/>
        </w:rPr>
        <w:t> </w:t>
      </w:r>
      <w:r>
        <w:rPr>
          <w:b/>
          <w:bCs/>
        </w:rPr>
        <w:t xml:space="preserve">: </w:t>
      </w:r>
      <w:r w:rsidRPr="00083C90">
        <w:rPr>
          <w:rFonts w:ascii="楷体" w:eastAsia="楷体" w:hAnsi="楷体" w:hint="eastAsia"/>
          <w:sz w:val="24"/>
          <w:szCs w:val="24"/>
        </w:rPr>
        <w:t>需要根据合并条件进行两表合并，</w:t>
      </w:r>
      <w:r>
        <w:rPr>
          <w:rFonts w:ascii="楷体" w:eastAsia="楷体" w:hAnsi="楷体" w:hint="eastAsia"/>
          <w:sz w:val="24"/>
          <w:szCs w:val="24"/>
        </w:rPr>
        <w:t>即</w:t>
      </w:r>
      <w:r w:rsidRPr="00083C90">
        <w:rPr>
          <w:rFonts w:ascii="楷体" w:eastAsia="楷体" w:hAnsi="楷体" w:hint="eastAsia"/>
          <w:sz w:val="24"/>
          <w:szCs w:val="24"/>
        </w:rPr>
        <w:t>两个</w:t>
      </w:r>
      <w:proofErr w:type="spellStart"/>
      <w:r w:rsidRPr="00083C90">
        <w:rPr>
          <w:rFonts w:ascii="楷体" w:eastAsia="楷体" w:hAnsi="楷体" w:hint="eastAsia"/>
          <w:sz w:val="24"/>
          <w:szCs w:val="24"/>
        </w:rPr>
        <w:t>DataFrame</w:t>
      </w:r>
      <w:proofErr w:type="spellEnd"/>
      <w:r w:rsidRPr="00083C90">
        <w:rPr>
          <w:rFonts w:ascii="楷体" w:eastAsia="楷体" w:hAnsi="楷体" w:hint="eastAsia"/>
          <w:sz w:val="24"/>
          <w:szCs w:val="24"/>
        </w:rPr>
        <w:t>需要具有相同的列，然后再进行条件连接合并，而</w:t>
      </w:r>
      <w:proofErr w:type="spellStart"/>
      <w:r w:rsidRPr="00083C90">
        <w:rPr>
          <w:rFonts w:ascii="楷体" w:eastAsia="楷体" w:hAnsi="楷体" w:hint="eastAsia"/>
          <w:sz w:val="24"/>
          <w:szCs w:val="24"/>
        </w:rPr>
        <w:t>concat</w:t>
      </w:r>
      <w:proofErr w:type="spellEnd"/>
      <w:r w:rsidRPr="00083C90">
        <w:rPr>
          <w:rFonts w:ascii="楷体" w:eastAsia="楷体" w:hAnsi="楷体" w:hint="eastAsia"/>
          <w:sz w:val="24"/>
          <w:szCs w:val="24"/>
        </w:rPr>
        <w:t>单纯根据索引就能进行拼接。</w:t>
      </w:r>
    </w:p>
    <w:p w14:paraId="707B609E" w14:textId="10527568" w:rsidR="00083C90" w:rsidRDefault="00083C90" w:rsidP="00083C90">
      <w:pPr>
        <w:rPr>
          <w:rFonts w:ascii="楷体" w:eastAsia="楷体" w:hAnsi="楷体"/>
          <w:sz w:val="24"/>
          <w:szCs w:val="24"/>
        </w:rPr>
      </w:pPr>
    </w:p>
    <w:p w14:paraId="466ED9D8" w14:textId="7C9EA978" w:rsidR="00083C90" w:rsidRDefault="00D63481" w:rsidP="00083C90">
      <w:pPr>
        <w:rPr>
          <w:rFonts w:ascii="楷体" w:eastAsia="楷体" w:hAnsi="楷体"/>
          <w:sz w:val="24"/>
          <w:szCs w:val="24"/>
        </w:rPr>
      </w:pPr>
      <w:proofErr w:type="spellStart"/>
      <w:r>
        <w:rPr>
          <w:rFonts w:ascii="楷体" w:eastAsia="楷体" w:hAnsi="楷体" w:hint="eastAsia"/>
          <w:sz w:val="24"/>
          <w:szCs w:val="24"/>
        </w:rPr>
        <w:t>p</w:t>
      </w:r>
      <w:r w:rsidR="00083C90">
        <w:rPr>
          <w:rFonts w:ascii="楷体" w:eastAsia="楷体" w:hAnsi="楷体" w:hint="eastAsia"/>
          <w:sz w:val="24"/>
          <w:szCs w:val="24"/>
        </w:rPr>
        <w:t>d</w:t>
      </w:r>
      <w:r w:rsidR="00083C90">
        <w:rPr>
          <w:rFonts w:ascii="楷体" w:eastAsia="楷体" w:hAnsi="楷体"/>
          <w:sz w:val="24"/>
          <w:szCs w:val="24"/>
        </w:rPr>
        <w:t>.merge</w:t>
      </w:r>
      <w:proofErr w:type="spellEnd"/>
      <w:r w:rsidR="00083C90">
        <w:rPr>
          <w:rFonts w:ascii="楷体" w:eastAsia="楷体" w:hAnsi="楷体"/>
          <w:sz w:val="24"/>
          <w:szCs w:val="24"/>
        </w:rPr>
        <w:t>()</w:t>
      </w:r>
      <w:r w:rsidR="00083C90">
        <w:rPr>
          <w:rFonts w:ascii="楷体" w:eastAsia="楷体" w:hAnsi="楷体" w:hint="eastAsia"/>
          <w:sz w:val="24"/>
          <w:szCs w:val="24"/>
        </w:rPr>
        <w:t>重要参数</w:t>
      </w:r>
    </w:p>
    <w:p w14:paraId="52D3FAA0" w14:textId="77777777" w:rsidR="00D63481" w:rsidRPr="00D63481" w:rsidRDefault="00D63481" w:rsidP="00D63481">
      <w:pPr>
        <w:numPr>
          <w:ilvl w:val="0"/>
          <w:numId w:val="14"/>
        </w:numPr>
        <w:rPr>
          <w:rFonts w:ascii="楷体" w:eastAsia="楷体" w:hAnsi="楷体"/>
          <w:sz w:val="24"/>
          <w:szCs w:val="24"/>
        </w:rPr>
      </w:pPr>
      <w:r w:rsidRPr="00D63481">
        <w:rPr>
          <w:rFonts w:ascii="楷体" w:eastAsia="楷体" w:hAnsi="楷体" w:hint="eastAsia"/>
          <w:b/>
          <w:bCs/>
          <w:sz w:val="24"/>
          <w:szCs w:val="24"/>
        </w:rPr>
        <w:t>left 和right 定义左表和右表，指定需要连接的两个</w:t>
      </w:r>
      <w:proofErr w:type="spellStart"/>
      <w:r w:rsidRPr="00D63481">
        <w:rPr>
          <w:rFonts w:ascii="楷体" w:eastAsia="楷体" w:hAnsi="楷体" w:hint="eastAsia"/>
          <w:b/>
          <w:bCs/>
          <w:sz w:val="24"/>
          <w:szCs w:val="24"/>
        </w:rPr>
        <w:t>DateFrame</w:t>
      </w:r>
      <w:proofErr w:type="spellEnd"/>
    </w:p>
    <w:p w14:paraId="29429F5F" w14:textId="77777777" w:rsidR="00D63481" w:rsidRPr="00D63481" w:rsidRDefault="00D63481" w:rsidP="00D63481">
      <w:pPr>
        <w:numPr>
          <w:ilvl w:val="0"/>
          <w:numId w:val="14"/>
        </w:numPr>
        <w:rPr>
          <w:rFonts w:ascii="楷体" w:eastAsia="楷体" w:hAnsi="楷体"/>
          <w:sz w:val="24"/>
          <w:szCs w:val="24"/>
        </w:rPr>
      </w:pPr>
      <w:r w:rsidRPr="00D63481">
        <w:rPr>
          <w:rFonts w:ascii="楷体" w:eastAsia="楷体" w:hAnsi="楷体" w:hint="eastAsia"/>
          <w:b/>
          <w:bCs/>
          <w:sz w:val="24"/>
          <w:szCs w:val="24"/>
        </w:rPr>
        <w:t>how连接方式</w:t>
      </w:r>
      <w:r w:rsidRPr="00D63481">
        <w:rPr>
          <w:rFonts w:ascii="Calibri" w:eastAsia="楷体" w:hAnsi="Calibri" w:cs="Calibri"/>
          <w:b/>
          <w:bCs/>
          <w:sz w:val="24"/>
          <w:szCs w:val="24"/>
        </w:rPr>
        <w:t> </w:t>
      </w:r>
      <w:r w:rsidRPr="00D63481">
        <w:rPr>
          <w:rFonts w:ascii="楷体" w:eastAsia="楷体" w:hAnsi="楷体" w:hint="eastAsia"/>
          <w:sz w:val="24"/>
          <w:szCs w:val="24"/>
        </w:rPr>
        <w:t>{'left', 'right', 'outer', 'inner'}, 默认'inner'</w:t>
      </w:r>
    </w:p>
    <w:p w14:paraId="7BE8D1C8" w14:textId="77777777" w:rsidR="00D63481" w:rsidRPr="00D63481" w:rsidRDefault="00D63481" w:rsidP="00D63481">
      <w:pPr>
        <w:numPr>
          <w:ilvl w:val="0"/>
          <w:numId w:val="15"/>
        </w:numPr>
        <w:rPr>
          <w:rFonts w:ascii="楷体" w:eastAsia="楷体" w:hAnsi="楷体"/>
          <w:sz w:val="24"/>
          <w:szCs w:val="24"/>
        </w:rPr>
      </w:pPr>
      <w:r w:rsidRPr="00D63481">
        <w:rPr>
          <w:rFonts w:ascii="楷体" w:eastAsia="楷体" w:hAnsi="楷体" w:hint="eastAsia"/>
          <w:sz w:val="24"/>
          <w:szCs w:val="24"/>
        </w:rPr>
        <w:t>inner 内连接，只连接两个</w:t>
      </w:r>
      <w:proofErr w:type="spellStart"/>
      <w:r w:rsidRPr="00D63481">
        <w:rPr>
          <w:rFonts w:ascii="楷体" w:eastAsia="楷体" w:hAnsi="楷体" w:hint="eastAsia"/>
          <w:sz w:val="24"/>
          <w:szCs w:val="24"/>
        </w:rPr>
        <w:t>DataFrame</w:t>
      </w:r>
      <w:proofErr w:type="spellEnd"/>
      <w:r w:rsidRPr="00D63481">
        <w:rPr>
          <w:rFonts w:ascii="楷体" w:eastAsia="楷体" w:hAnsi="楷体" w:hint="eastAsia"/>
          <w:sz w:val="24"/>
          <w:szCs w:val="24"/>
        </w:rPr>
        <w:t>的交集</w:t>
      </w:r>
    </w:p>
    <w:p w14:paraId="2DC4D06E" w14:textId="77777777" w:rsidR="00D63481" w:rsidRPr="00D63481" w:rsidRDefault="00D63481" w:rsidP="00D63481">
      <w:pPr>
        <w:numPr>
          <w:ilvl w:val="0"/>
          <w:numId w:val="15"/>
        </w:numPr>
        <w:rPr>
          <w:rFonts w:ascii="楷体" w:eastAsia="楷体" w:hAnsi="楷体"/>
          <w:sz w:val="24"/>
          <w:szCs w:val="24"/>
        </w:rPr>
      </w:pPr>
      <w:r w:rsidRPr="00D63481">
        <w:rPr>
          <w:rFonts w:ascii="楷体" w:eastAsia="楷体" w:hAnsi="楷体" w:hint="eastAsia"/>
          <w:sz w:val="24"/>
          <w:szCs w:val="24"/>
        </w:rPr>
        <w:t>left 左连接，以左表为主，会显示左表全部内容，右表根据左表匹配，未匹配上不显示</w:t>
      </w:r>
    </w:p>
    <w:p w14:paraId="727CDFA7" w14:textId="77777777" w:rsidR="00D63481" w:rsidRPr="00D63481" w:rsidRDefault="00D63481" w:rsidP="00D63481">
      <w:pPr>
        <w:numPr>
          <w:ilvl w:val="0"/>
          <w:numId w:val="15"/>
        </w:numPr>
        <w:rPr>
          <w:rFonts w:ascii="楷体" w:eastAsia="楷体" w:hAnsi="楷体"/>
          <w:sz w:val="24"/>
          <w:szCs w:val="24"/>
        </w:rPr>
      </w:pPr>
      <w:r w:rsidRPr="00D63481">
        <w:rPr>
          <w:rFonts w:ascii="楷体" w:eastAsia="楷体" w:hAnsi="楷体" w:hint="eastAsia"/>
          <w:sz w:val="24"/>
          <w:szCs w:val="24"/>
        </w:rPr>
        <w:t>right 右连接，以右表为主</w:t>
      </w:r>
    </w:p>
    <w:p w14:paraId="3B9D05C0" w14:textId="77777777" w:rsidR="00D63481" w:rsidRPr="00D63481" w:rsidRDefault="00D63481" w:rsidP="00D63481">
      <w:pPr>
        <w:numPr>
          <w:ilvl w:val="0"/>
          <w:numId w:val="15"/>
        </w:numPr>
        <w:rPr>
          <w:rFonts w:ascii="楷体" w:eastAsia="楷体" w:hAnsi="楷体"/>
          <w:sz w:val="24"/>
          <w:szCs w:val="24"/>
        </w:rPr>
      </w:pPr>
      <w:r w:rsidRPr="00D63481">
        <w:rPr>
          <w:rFonts w:ascii="楷体" w:eastAsia="楷体" w:hAnsi="楷体" w:hint="eastAsia"/>
          <w:sz w:val="24"/>
          <w:szCs w:val="24"/>
        </w:rPr>
        <w:t>outer 全外连接，会显示所有内容</w:t>
      </w:r>
    </w:p>
    <w:p w14:paraId="11F268CD" w14:textId="77777777" w:rsidR="00D63481" w:rsidRPr="00D63481" w:rsidRDefault="00D63481" w:rsidP="00D63481">
      <w:pPr>
        <w:numPr>
          <w:ilvl w:val="0"/>
          <w:numId w:val="16"/>
        </w:numPr>
        <w:rPr>
          <w:rFonts w:ascii="楷体" w:eastAsia="楷体" w:hAnsi="楷体"/>
          <w:sz w:val="24"/>
          <w:szCs w:val="24"/>
        </w:rPr>
      </w:pPr>
      <w:r w:rsidRPr="00D63481">
        <w:rPr>
          <w:rFonts w:ascii="楷体" w:eastAsia="楷体" w:hAnsi="楷体" w:hint="eastAsia"/>
          <w:b/>
          <w:bCs/>
          <w:sz w:val="24"/>
          <w:szCs w:val="24"/>
        </w:rPr>
        <w:t>on</w:t>
      </w:r>
      <w:r w:rsidRPr="00D63481">
        <w:rPr>
          <w:rFonts w:ascii="Calibri" w:eastAsia="楷体" w:hAnsi="Calibri" w:cs="Calibri"/>
          <w:b/>
          <w:bCs/>
          <w:sz w:val="24"/>
          <w:szCs w:val="24"/>
        </w:rPr>
        <w:t> </w:t>
      </w:r>
      <w:r w:rsidRPr="00D63481">
        <w:rPr>
          <w:rFonts w:ascii="楷体" w:eastAsia="楷体" w:hAnsi="楷体" w:hint="eastAsia"/>
          <w:sz w:val="24"/>
          <w:szCs w:val="24"/>
        </w:rPr>
        <w:t>如果两个Frame 指定连接条件的列名一致，可以使用这种方式</w:t>
      </w:r>
    </w:p>
    <w:p w14:paraId="1BAB2FFB" w14:textId="77777777" w:rsidR="00D63481" w:rsidRPr="00D63481" w:rsidRDefault="00D63481" w:rsidP="00D63481">
      <w:pPr>
        <w:numPr>
          <w:ilvl w:val="0"/>
          <w:numId w:val="16"/>
        </w:numPr>
        <w:rPr>
          <w:rFonts w:ascii="楷体" w:eastAsia="楷体" w:hAnsi="楷体"/>
          <w:sz w:val="24"/>
          <w:szCs w:val="24"/>
        </w:rPr>
      </w:pPr>
      <w:proofErr w:type="spellStart"/>
      <w:r w:rsidRPr="00D63481">
        <w:rPr>
          <w:rFonts w:ascii="楷体" w:eastAsia="楷体" w:hAnsi="楷体" w:hint="eastAsia"/>
          <w:b/>
          <w:bCs/>
          <w:sz w:val="24"/>
          <w:szCs w:val="24"/>
        </w:rPr>
        <w:t>left_on</w:t>
      </w:r>
      <w:proofErr w:type="spellEnd"/>
      <w:r w:rsidRPr="00D63481">
        <w:rPr>
          <w:rFonts w:ascii="Calibri" w:eastAsia="楷体" w:hAnsi="Calibri" w:cs="Calibri"/>
          <w:sz w:val="24"/>
          <w:szCs w:val="24"/>
        </w:rPr>
        <w:t> </w:t>
      </w:r>
      <w:r w:rsidRPr="00D63481">
        <w:rPr>
          <w:rFonts w:ascii="楷体" w:eastAsia="楷体" w:hAnsi="楷体" w:hint="eastAsia"/>
          <w:sz w:val="24"/>
          <w:szCs w:val="24"/>
        </w:rPr>
        <w:t>当两个frame列名不一致时，根据定义的左表和右表分别定义连接的字段名</w:t>
      </w:r>
    </w:p>
    <w:p w14:paraId="115C69CE" w14:textId="77777777" w:rsidR="00D63481" w:rsidRPr="00D63481" w:rsidRDefault="00D63481" w:rsidP="00D63481">
      <w:pPr>
        <w:numPr>
          <w:ilvl w:val="0"/>
          <w:numId w:val="16"/>
        </w:numPr>
        <w:rPr>
          <w:rFonts w:ascii="楷体" w:eastAsia="楷体" w:hAnsi="楷体"/>
          <w:sz w:val="24"/>
          <w:szCs w:val="24"/>
        </w:rPr>
      </w:pPr>
      <w:proofErr w:type="spellStart"/>
      <w:r w:rsidRPr="00D63481">
        <w:rPr>
          <w:rFonts w:ascii="楷体" w:eastAsia="楷体" w:hAnsi="楷体" w:hint="eastAsia"/>
          <w:b/>
          <w:bCs/>
          <w:sz w:val="24"/>
          <w:szCs w:val="24"/>
        </w:rPr>
        <w:t>right_on</w:t>
      </w:r>
      <w:proofErr w:type="spellEnd"/>
      <w:r w:rsidRPr="00D63481">
        <w:rPr>
          <w:rFonts w:ascii="Calibri" w:eastAsia="楷体" w:hAnsi="Calibri" w:cs="Calibri"/>
          <w:sz w:val="24"/>
          <w:szCs w:val="24"/>
        </w:rPr>
        <w:t> </w:t>
      </w:r>
      <w:r w:rsidRPr="00D63481">
        <w:rPr>
          <w:rFonts w:ascii="楷体" w:eastAsia="楷体" w:hAnsi="楷体" w:hint="eastAsia"/>
          <w:sz w:val="24"/>
          <w:szCs w:val="24"/>
        </w:rPr>
        <w:t>当两个frame列名不一致时，根据定义的左表和右表分别定义连接的字段名</w:t>
      </w:r>
    </w:p>
    <w:p w14:paraId="2153D177" w14:textId="77777777" w:rsidR="00D63481" w:rsidRPr="00D63481" w:rsidRDefault="00D63481" w:rsidP="00D63481">
      <w:pPr>
        <w:numPr>
          <w:ilvl w:val="0"/>
          <w:numId w:val="16"/>
        </w:numPr>
        <w:rPr>
          <w:rFonts w:ascii="楷体" w:eastAsia="楷体" w:hAnsi="楷体"/>
          <w:sz w:val="24"/>
          <w:szCs w:val="24"/>
        </w:rPr>
      </w:pPr>
      <w:proofErr w:type="spellStart"/>
      <w:r w:rsidRPr="00D63481">
        <w:rPr>
          <w:rFonts w:ascii="楷体" w:eastAsia="楷体" w:hAnsi="楷体" w:hint="eastAsia"/>
          <w:b/>
          <w:bCs/>
          <w:sz w:val="24"/>
          <w:szCs w:val="24"/>
        </w:rPr>
        <w:t>left_index</w:t>
      </w:r>
      <w:proofErr w:type="spellEnd"/>
      <w:r w:rsidRPr="00D63481">
        <w:rPr>
          <w:rFonts w:ascii="Calibri" w:eastAsia="楷体" w:hAnsi="Calibri" w:cs="Calibri"/>
          <w:sz w:val="24"/>
          <w:szCs w:val="24"/>
        </w:rPr>
        <w:t> </w:t>
      </w:r>
      <w:r w:rsidRPr="00D63481">
        <w:rPr>
          <w:rFonts w:ascii="楷体" w:eastAsia="楷体" w:hAnsi="楷体" w:hint="eastAsia"/>
          <w:sz w:val="24"/>
          <w:szCs w:val="24"/>
        </w:rPr>
        <w:t>为True时，代表以索引作为连接条件</w:t>
      </w:r>
    </w:p>
    <w:p w14:paraId="27977C9A" w14:textId="77777777" w:rsidR="00D63481" w:rsidRPr="00D63481" w:rsidRDefault="00D63481" w:rsidP="00D63481">
      <w:pPr>
        <w:numPr>
          <w:ilvl w:val="0"/>
          <w:numId w:val="16"/>
        </w:numPr>
        <w:rPr>
          <w:rFonts w:ascii="楷体" w:eastAsia="楷体" w:hAnsi="楷体"/>
          <w:sz w:val="24"/>
          <w:szCs w:val="24"/>
        </w:rPr>
      </w:pPr>
      <w:proofErr w:type="spellStart"/>
      <w:r w:rsidRPr="00D63481">
        <w:rPr>
          <w:rFonts w:ascii="楷体" w:eastAsia="楷体" w:hAnsi="楷体" w:hint="eastAsia"/>
          <w:b/>
          <w:bCs/>
          <w:sz w:val="24"/>
          <w:szCs w:val="24"/>
        </w:rPr>
        <w:t>right_index</w:t>
      </w:r>
      <w:proofErr w:type="spellEnd"/>
      <w:r w:rsidRPr="00D63481">
        <w:rPr>
          <w:rFonts w:ascii="Calibri" w:eastAsia="楷体" w:hAnsi="Calibri" w:cs="Calibri"/>
          <w:sz w:val="24"/>
          <w:szCs w:val="24"/>
        </w:rPr>
        <w:t> </w:t>
      </w:r>
      <w:r w:rsidRPr="00D63481">
        <w:rPr>
          <w:rFonts w:ascii="楷体" w:eastAsia="楷体" w:hAnsi="楷体" w:hint="eastAsia"/>
          <w:sz w:val="24"/>
          <w:szCs w:val="24"/>
        </w:rPr>
        <w:t>同上</w:t>
      </w:r>
    </w:p>
    <w:p w14:paraId="6DD86331" w14:textId="5E095985" w:rsidR="00D63481" w:rsidRDefault="00D63481" w:rsidP="00083C90">
      <w:pPr>
        <w:rPr>
          <w:rFonts w:ascii="楷体" w:eastAsia="楷体" w:hAnsi="楷体"/>
          <w:sz w:val="24"/>
          <w:szCs w:val="24"/>
        </w:rPr>
      </w:pPr>
    </w:p>
    <w:p w14:paraId="27BC1F68" w14:textId="770D9552" w:rsidR="00D63481" w:rsidRDefault="00D63481" w:rsidP="00083C90">
      <w:pPr>
        <w:rPr>
          <w:rFonts w:ascii="楷体" w:eastAsia="楷体" w:hAnsi="楷体"/>
          <w:sz w:val="24"/>
          <w:szCs w:val="24"/>
        </w:rPr>
      </w:pPr>
    </w:p>
    <w:p w14:paraId="5F266200" w14:textId="22E06E7B" w:rsidR="00D63481" w:rsidRPr="00D35C6B" w:rsidRDefault="00D63481" w:rsidP="00083C90">
      <w:pPr>
        <w:rPr>
          <w:rFonts w:ascii="楷体" w:eastAsia="楷体" w:hAnsi="楷体"/>
          <w:b/>
          <w:bCs/>
          <w:color w:val="FF0000"/>
          <w:sz w:val="24"/>
          <w:szCs w:val="24"/>
          <w:rPrChange w:id="239" w:author="张 Holiday" w:date="2020-05-24T21:29:00Z">
            <w:rPr>
              <w:rFonts w:ascii="楷体" w:eastAsia="楷体" w:hAnsi="楷体"/>
              <w:b/>
              <w:bCs/>
              <w:sz w:val="24"/>
              <w:szCs w:val="24"/>
            </w:rPr>
          </w:rPrChange>
        </w:rPr>
      </w:pPr>
      <w:r w:rsidRPr="00D35C6B">
        <w:rPr>
          <w:rFonts w:ascii="楷体" w:eastAsia="楷体" w:hAnsi="楷体"/>
          <w:color w:val="FF0000"/>
          <w:sz w:val="24"/>
          <w:szCs w:val="24"/>
          <w:rPrChange w:id="240" w:author="张 Holiday" w:date="2020-05-24T21:29:00Z">
            <w:rPr>
              <w:rFonts w:ascii="楷体" w:eastAsia="楷体" w:hAnsi="楷体"/>
              <w:sz w:val="24"/>
              <w:szCs w:val="24"/>
            </w:rPr>
          </w:rPrChange>
        </w:rPr>
        <w:t xml:space="preserve">e.g. </w:t>
      </w:r>
      <w:r w:rsidRPr="00D35C6B">
        <w:rPr>
          <w:rFonts w:ascii="楷体" w:eastAsia="楷体" w:hAnsi="楷体" w:hint="eastAsia"/>
          <w:b/>
          <w:bCs/>
          <w:color w:val="FF0000"/>
          <w:sz w:val="24"/>
          <w:szCs w:val="24"/>
          <w:rPrChange w:id="241" w:author="张 Holiday" w:date="2020-05-24T21:29:00Z">
            <w:rPr>
              <w:rFonts w:ascii="楷体" w:eastAsia="楷体" w:hAnsi="楷体" w:hint="eastAsia"/>
              <w:b/>
              <w:bCs/>
              <w:sz w:val="24"/>
              <w:szCs w:val="24"/>
            </w:rPr>
          </w:rPrChange>
        </w:rPr>
        <w:t>两个</w:t>
      </w:r>
      <w:proofErr w:type="spellStart"/>
      <w:r w:rsidRPr="00D35C6B">
        <w:rPr>
          <w:rFonts w:ascii="楷体" w:eastAsia="楷体" w:hAnsi="楷体"/>
          <w:b/>
          <w:bCs/>
          <w:color w:val="FF0000"/>
          <w:sz w:val="24"/>
          <w:szCs w:val="24"/>
          <w:rPrChange w:id="242" w:author="张 Holiday" w:date="2020-05-24T21:29:00Z">
            <w:rPr>
              <w:rFonts w:ascii="楷体" w:eastAsia="楷体" w:hAnsi="楷体"/>
              <w:b/>
              <w:bCs/>
              <w:sz w:val="24"/>
              <w:szCs w:val="24"/>
            </w:rPr>
          </w:rPrChange>
        </w:rPr>
        <w:t>DataFrame</w:t>
      </w:r>
      <w:proofErr w:type="spellEnd"/>
      <w:r w:rsidRPr="00D35C6B">
        <w:rPr>
          <w:rFonts w:ascii="楷体" w:eastAsia="楷体" w:hAnsi="楷体" w:hint="eastAsia"/>
          <w:b/>
          <w:bCs/>
          <w:color w:val="FF0000"/>
          <w:sz w:val="24"/>
          <w:szCs w:val="24"/>
          <w:rPrChange w:id="243" w:author="张 Holiday" w:date="2020-05-24T21:29:00Z">
            <w:rPr>
              <w:rFonts w:ascii="楷体" w:eastAsia="楷体" w:hAnsi="楷体" w:hint="eastAsia"/>
              <w:b/>
              <w:bCs/>
              <w:sz w:val="24"/>
              <w:szCs w:val="24"/>
            </w:rPr>
          </w:rPrChange>
        </w:rPr>
        <w:t>列名相同且内容一致，默认自动连接</w:t>
      </w:r>
    </w:p>
    <w:p w14:paraId="16FB1803" w14:textId="77D31851" w:rsidR="00D63481" w:rsidRDefault="00D63481" w:rsidP="00083C90">
      <w:pPr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EDCDFBE" wp14:editId="7A806CA3">
            <wp:extent cx="5219048" cy="2171429"/>
            <wp:effectExtent l="0" t="0" r="127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CD63" w14:textId="02D17CB4" w:rsidR="00D63481" w:rsidRDefault="00D63481" w:rsidP="00083C90">
      <w:pPr>
        <w:rPr>
          <w:rFonts w:ascii="楷体" w:eastAsia="楷体" w:hAnsi="楷体"/>
          <w:sz w:val="24"/>
          <w:szCs w:val="24"/>
        </w:rPr>
      </w:pPr>
    </w:p>
    <w:p w14:paraId="39A9C455" w14:textId="557068DC" w:rsidR="00D63481" w:rsidRPr="00D35C6B" w:rsidRDefault="00D63481" w:rsidP="00083C90">
      <w:pPr>
        <w:rPr>
          <w:rFonts w:ascii="楷体" w:eastAsia="楷体" w:hAnsi="楷体"/>
          <w:color w:val="FF0000"/>
          <w:sz w:val="24"/>
          <w:szCs w:val="24"/>
          <w:shd w:val="clear" w:color="auto" w:fill="FFFFFF"/>
          <w:rPrChange w:id="244" w:author="张 Holiday" w:date="2020-05-24T21:29:00Z">
            <w:rPr>
              <w:rFonts w:ascii="楷体" w:eastAsia="楷体" w:hAnsi="楷体"/>
              <w:color w:val="1A1A1A"/>
              <w:sz w:val="24"/>
              <w:szCs w:val="24"/>
              <w:shd w:val="clear" w:color="auto" w:fill="FFFFFF"/>
            </w:rPr>
          </w:rPrChange>
        </w:rPr>
      </w:pPr>
      <w:r w:rsidRPr="00D35C6B">
        <w:rPr>
          <w:rFonts w:ascii="楷体" w:eastAsia="楷体" w:hAnsi="楷体"/>
          <w:color w:val="FF0000"/>
          <w:sz w:val="24"/>
          <w:szCs w:val="24"/>
          <w:shd w:val="clear" w:color="auto" w:fill="FFFFFF"/>
          <w:rPrChange w:id="245" w:author="张 Holiday" w:date="2020-05-24T21:29:00Z">
            <w:rPr>
              <w:rFonts w:ascii="楷体" w:eastAsia="楷体" w:hAnsi="楷体"/>
              <w:color w:val="1A1A1A"/>
              <w:sz w:val="24"/>
              <w:szCs w:val="24"/>
              <w:shd w:val="clear" w:color="auto" w:fill="FFFFFF"/>
            </w:rPr>
          </w:rPrChange>
        </w:rPr>
        <w:t xml:space="preserve">e.g. </w:t>
      </w:r>
      <w:r w:rsidRPr="00D35C6B">
        <w:rPr>
          <w:rFonts w:ascii="楷体" w:eastAsia="楷体" w:hAnsi="楷体" w:hint="eastAsia"/>
          <w:color w:val="FF0000"/>
          <w:sz w:val="24"/>
          <w:szCs w:val="24"/>
          <w:shd w:val="clear" w:color="auto" w:fill="FFFFFF"/>
          <w:rPrChange w:id="246" w:author="张 Holiday" w:date="2020-05-24T21:29:00Z">
            <w:rPr>
              <w:rFonts w:ascii="楷体" w:eastAsia="楷体" w:hAnsi="楷体" w:hint="eastAsia"/>
              <w:color w:val="1A1A1A"/>
              <w:sz w:val="24"/>
              <w:szCs w:val="24"/>
              <w:shd w:val="clear" w:color="auto" w:fill="FFFFFF"/>
            </w:rPr>
          </w:rPrChange>
        </w:rPr>
        <w:t>连接条件列名不一致时，使用</w:t>
      </w:r>
      <w:proofErr w:type="spellStart"/>
      <w:r w:rsidRPr="00D35C6B">
        <w:rPr>
          <w:rFonts w:ascii="楷体" w:eastAsia="楷体" w:hAnsi="楷体"/>
          <w:color w:val="FF0000"/>
          <w:sz w:val="24"/>
          <w:szCs w:val="24"/>
          <w:shd w:val="clear" w:color="auto" w:fill="FFFFFF"/>
          <w:rPrChange w:id="247" w:author="张 Holiday" w:date="2020-05-24T21:29:00Z">
            <w:rPr>
              <w:rFonts w:ascii="楷体" w:eastAsia="楷体" w:hAnsi="楷体"/>
              <w:color w:val="1A1A1A"/>
              <w:sz w:val="24"/>
              <w:szCs w:val="24"/>
              <w:shd w:val="clear" w:color="auto" w:fill="FFFFFF"/>
            </w:rPr>
          </w:rPrChange>
        </w:rPr>
        <w:t>left_on</w:t>
      </w:r>
      <w:proofErr w:type="spellEnd"/>
      <w:r w:rsidRPr="00D35C6B">
        <w:rPr>
          <w:rFonts w:ascii="楷体" w:eastAsia="楷体" w:hAnsi="楷体"/>
          <w:color w:val="FF0000"/>
          <w:sz w:val="24"/>
          <w:szCs w:val="24"/>
          <w:shd w:val="clear" w:color="auto" w:fill="FFFFFF"/>
          <w:rPrChange w:id="248" w:author="张 Holiday" w:date="2020-05-24T21:29:00Z">
            <w:rPr>
              <w:rFonts w:ascii="楷体" w:eastAsia="楷体" w:hAnsi="楷体"/>
              <w:color w:val="1A1A1A"/>
              <w:sz w:val="24"/>
              <w:szCs w:val="24"/>
              <w:shd w:val="clear" w:color="auto" w:fill="FFFFFF"/>
            </w:rPr>
          </w:rPrChange>
        </w:rPr>
        <w:t xml:space="preserve"> 和 </w:t>
      </w:r>
      <w:proofErr w:type="spellStart"/>
      <w:r w:rsidRPr="00D35C6B">
        <w:rPr>
          <w:rFonts w:ascii="楷体" w:eastAsia="楷体" w:hAnsi="楷体"/>
          <w:color w:val="FF0000"/>
          <w:sz w:val="24"/>
          <w:szCs w:val="24"/>
          <w:shd w:val="clear" w:color="auto" w:fill="FFFFFF"/>
          <w:rPrChange w:id="249" w:author="张 Holiday" w:date="2020-05-24T21:29:00Z">
            <w:rPr>
              <w:rFonts w:ascii="楷体" w:eastAsia="楷体" w:hAnsi="楷体"/>
              <w:color w:val="1A1A1A"/>
              <w:sz w:val="24"/>
              <w:szCs w:val="24"/>
              <w:shd w:val="clear" w:color="auto" w:fill="FFFFFF"/>
            </w:rPr>
          </w:rPrChange>
        </w:rPr>
        <w:t>right_on</w:t>
      </w:r>
      <w:proofErr w:type="spellEnd"/>
    </w:p>
    <w:p w14:paraId="5473A73F" w14:textId="0DA5E26B" w:rsidR="00D63481" w:rsidRDefault="00D63481" w:rsidP="00083C90">
      <w:pPr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0FFDD694" wp14:editId="0D5193F5">
            <wp:extent cx="4709179" cy="1404519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1479" cy="15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94FD" w14:textId="7FFB2446" w:rsidR="00D63481" w:rsidRDefault="00D63481" w:rsidP="00D63481">
      <w:pPr>
        <w:pStyle w:val="HTML"/>
        <w:shd w:val="clear" w:color="auto" w:fill="F6F6F6"/>
        <w:rPr>
          <w:rStyle w:val="HTML1"/>
          <w:rFonts w:ascii="Consolas" w:hAnsi="Consolas"/>
          <w:color w:val="1A1A1A"/>
        </w:rPr>
      </w:pPr>
      <w:r>
        <w:rPr>
          <w:rStyle w:val="HTML1"/>
          <w:rFonts w:ascii="Consolas" w:hAnsi="Consolas"/>
          <w:color w:val="1A1A1A"/>
        </w:rPr>
        <w:t>SQL</w:t>
      </w:r>
      <w:r>
        <w:rPr>
          <w:rStyle w:val="HTML1"/>
          <w:rFonts w:ascii="Consolas" w:hAnsi="Consolas" w:hint="eastAsia"/>
          <w:color w:val="1A1A1A"/>
        </w:rPr>
        <w:t>操作方法</w:t>
      </w:r>
      <w:r>
        <w:rPr>
          <w:rStyle w:val="HTML1"/>
          <w:rFonts w:ascii="Consolas" w:hAnsi="Consolas" w:hint="eastAsia"/>
          <w:color w:val="1A1A1A"/>
        </w:rPr>
        <w:t>:</w:t>
      </w:r>
      <w:r>
        <w:rPr>
          <w:rStyle w:val="HTML1"/>
          <w:rFonts w:ascii="Consolas" w:hAnsi="Consolas"/>
          <w:color w:val="1A1A1A"/>
        </w:rPr>
        <w:t xml:space="preserve"> select * from emp e left join dep d on </w:t>
      </w:r>
      <w:proofErr w:type="spellStart"/>
      <w:r>
        <w:rPr>
          <w:rStyle w:val="HTML1"/>
          <w:rFonts w:ascii="Consolas" w:hAnsi="Consolas"/>
          <w:color w:val="1A1A1A"/>
        </w:rPr>
        <w:t>e.dep_id</w:t>
      </w:r>
      <w:proofErr w:type="spellEnd"/>
      <w:r>
        <w:rPr>
          <w:rStyle w:val="HTML1"/>
          <w:rFonts w:ascii="Consolas" w:hAnsi="Consolas"/>
          <w:color w:val="1A1A1A"/>
        </w:rPr>
        <w:t xml:space="preserve"> = d.id</w:t>
      </w:r>
    </w:p>
    <w:p w14:paraId="60AB9394" w14:textId="64088346" w:rsidR="00D63481" w:rsidRDefault="00D63481" w:rsidP="00D63481">
      <w:pPr>
        <w:pStyle w:val="HTML"/>
        <w:shd w:val="clear" w:color="auto" w:fill="F6F6F6"/>
        <w:jc w:val="center"/>
        <w:rPr>
          <w:rStyle w:val="HTML1"/>
          <w:rFonts w:ascii="Consolas" w:hAnsi="Consolas"/>
          <w:color w:val="1A1A1A"/>
        </w:rPr>
      </w:pPr>
      <w:r>
        <w:rPr>
          <w:rStyle w:val="HTML1"/>
          <w:rFonts w:ascii="Consolas" w:hAnsi="Consolas"/>
          <w:color w:val="1A1A1A"/>
        </w:rPr>
        <w:lastRenderedPageBreak/>
        <w:t>R</w:t>
      </w:r>
      <w:r>
        <w:rPr>
          <w:rStyle w:val="HTML1"/>
          <w:rFonts w:ascii="Consolas" w:hAnsi="Consolas" w:hint="eastAsia"/>
          <w:color w:val="1A1A1A"/>
        </w:rPr>
        <w:t>e</w:t>
      </w:r>
      <w:r>
        <w:rPr>
          <w:rStyle w:val="HTML1"/>
          <w:rFonts w:ascii="Consolas" w:hAnsi="Consolas"/>
          <w:color w:val="1A1A1A"/>
        </w:rPr>
        <w:t>ferences</w:t>
      </w:r>
    </w:p>
    <w:p w14:paraId="35A10CFE" w14:textId="00C9D669" w:rsidR="00D63481" w:rsidRPr="00D63481" w:rsidRDefault="008700B9" w:rsidP="00D63481">
      <w:pPr>
        <w:pStyle w:val="HTML"/>
        <w:shd w:val="clear" w:color="auto" w:fill="F6F6F6"/>
        <w:rPr>
          <w:color w:val="1A1A1A"/>
          <w:sz w:val="22"/>
          <w:szCs w:val="22"/>
        </w:rPr>
      </w:pPr>
      <w:hyperlink r:id="rId70" w:history="1">
        <w:r w:rsidR="00D63481">
          <w:rPr>
            <w:rStyle w:val="ae"/>
          </w:rPr>
          <w:t>https://pandas.pydata.org/pandas-</w:t>
        </w:r>
        <w:r w:rsidR="00D63481">
          <w:rPr>
            <w:rStyle w:val="ae"/>
          </w:rPr>
          <w:t>d</w:t>
        </w:r>
        <w:r w:rsidR="00D63481">
          <w:rPr>
            <w:rStyle w:val="ae"/>
          </w:rPr>
          <w:t>ocs/stable/getting_started/10min.html</w:t>
        </w:r>
      </w:hyperlink>
    </w:p>
    <w:p w14:paraId="2FEBD021" w14:textId="7DE985E2" w:rsidR="009B207C" w:rsidRDefault="009B207C">
      <w:pPr>
        <w:widowControl/>
        <w:jc w:val="left"/>
        <w:rPr>
          <w:ins w:id="250" w:author="张 Holiday" w:date="2020-05-25T10:33:00Z"/>
          <w:rFonts w:ascii="楷体" w:eastAsia="楷体" w:hAnsi="楷体"/>
          <w:sz w:val="24"/>
          <w:szCs w:val="24"/>
        </w:rPr>
      </w:pPr>
      <w:ins w:id="251" w:author="张 Holiday" w:date="2020-05-25T10:33:00Z">
        <w:r>
          <w:rPr>
            <w:rFonts w:ascii="楷体" w:eastAsia="楷体" w:hAnsi="楷体"/>
            <w:sz w:val="24"/>
            <w:szCs w:val="24"/>
          </w:rPr>
          <w:br w:type="page"/>
        </w:r>
      </w:ins>
    </w:p>
    <w:p w14:paraId="02C21CBA" w14:textId="604D4194" w:rsidR="00D63481" w:rsidRDefault="009B207C" w:rsidP="00083C90">
      <w:pPr>
        <w:rPr>
          <w:ins w:id="252" w:author="张 Holiday" w:date="2020-05-25T10:33:00Z"/>
          <w:rFonts w:ascii="楷体" w:eastAsia="楷体" w:hAnsi="楷体"/>
          <w:sz w:val="24"/>
          <w:szCs w:val="24"/>
        </w:rPr>
      </w:pPr>
      <w:ins w:id="253" w:author="张 Holiday" w:date="2020-05-25T10:33:00Z">
        <w:r>
          <w:rPr>
            <w:rFonts w:ascii="楷体" w:eastAsia="楷体" w:hAnsi="楷体" w:hint="eastAsia"/>
            <w:sz w:val="24"/>
            <w:szCs w:val="24"/>
          </w:rPr>
          <w:lastRenderedPageBreak/>
          <w:t>E</w:t>
        </w:r>
        <w:r>
          <w:rPr>
            <w:rFonts w:ascii="楷体" w:eastAsia="楷体" w:hAnsi="楷体"/>
            <w:sz w:val="24"/>
            <w:szCs w:val="24"/>
          </w:rPr>
          <w:t>DA</w:t>
        </w:r>
        <w:r>
          <w:rPr>
            <w:rFonts w:ascii="楷体" w:eastAsia="楷体" w:hAnsi="楷体" w:hint="eastAsia"/>
            <w:sz w:val="24"/>
            <w:szCs w:val="24"/>
          </w:rPr>
          <w:t>:</w:t>
        </w:r>
        <w:r>
          <w:rPr>
            <w:rFonts w:ascii="楷体" w:eastAsia="楷体" w:hAnsi="楷体"/>
            <w:sz w:val="24"/>
            <w:szCs w:val="24"/>
          </w:rPr>
          <w:t xml:space="preserve"> E</w:t>
        </w:r>
        <w:r>
          <w:rPr>
            <w:rFonts w:ascii="楷体" w:eastAsia="楷体" w:hAnsi="楷体" w:hint="eastAsia"/>
            <w:sz w:val="24"/>
            <w:szCs w:val="24"/>
          </w:rPr>
          <w:t>x</w:t>
        </w:r>
        <w:r>
          <w:rPr>
            <w:rFonts w:ascii="楷体" w:eastAsia="楷体" w:hAnsi="楷体"/>
            <w:sz w:val="24"/>
            <w:szCs w:val="24"/>
          </w:rPr>
          <w:t>ploratory Data Analysis(</w:t>
        </w:r>
        <w:r>
          <w:rPr>
            <w:rFonts w:ascii="楷体" w:eastAsia="楷体" w:hAnsi="楷体" w:hint="eastAsia"/>
            <w:sz w:val="24"/>
            <w:szCs w:val="24"/>
          </w:rPr>
          <w:t>探索性数据分析)</w:t>
        </w:r>
      </w:ins>
    </w:p>
    <w:p w14:paraId="0ED9B82A" w14:textId="308C41C4" w:rsidR="009B207C" w:rsidRPr="00D63481" w:rsidRDefault="0051439E" w:rsidP="00083C90">
      <w:pPr>
        <w:rPr>
          <w:rFonts w:ascii="楷体" w:eastAsia="楷体" w:hAnsi="楷体"/>
          <w:sz w:val="24"/>
          <w:szCs w:val="24"/>
        </w:rPr>
      </w:pPr>
      <w:ins w:id="254" w:author="张 Holiday" w:date="2020-05-25T11:07:00Z">
        <w:r>
          <w:rPr>
            <w:rFonts w:ascii="楷体" w:eastAsia="楷体" w:hAnsi="楷体" w:hint="eastAsia"/>
            <w:sz w:val="24"/>
            <w:szCs w:val="24"/>
          </w:rPr>
          <w:t>包:</w:t>
        </w:r>
        <w:r>
          <w:rPr>
            <w:rFonts w:ascii="楷体" w:eastAsia="楷体" w:hAnsi="楷体"/>
            <w:sz w:val="24"/>
            <w:szCs w:val="24"/>
          </w:rPr>
          <w:t xml:space="preserve"> </w:t>
        </w:r>
        <w:proofErr w:type="spellStart"/>
        <w:r>
          <w:rPr>
            <w:rFonts w:ascii="楷体" w:eastAsia="楷体" w:hAnsi="楷体" w:hint="eastAsia"/>
            <w:sz w:val="24"/>
            <w:szCs w:val="24"/>
          </w:rPr>
          <w:t>pandas_profiling</w:t>
        </w:r>
      </w:ins>
      <w:proofErr w:type="spellEnd"/>
    </w:p>
    <w:sectPr w:rsidR="009B207C" w:rsidRPr="00D63481" w:rsidSect="0054605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89EE40" w14:textId="77777777" w:rsidR="008700B9" w:rsidRDefault="008700B9" w:rsidP="00AF1E66">
      <w:r>
        <w:separator/>
      </w:r>
    </w:p>
  </w:endnote>
  <w:endnote w:type="continuationSeparator" w:id="0">
    <w:p w14:paraId="49A87060" w14:textId="77777777" w:rsidR="008700B9" w:rsidRDefault="008700B9" w:rsidP="00AF1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SC-Regular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2AE414" w14:textId="77777777" w:rsidR="008700B9" w:rsidRDefault="008700B9" w:rsidP="00AF1E66">
      <w:r>
        <w:separator/>
      </w:r>
    </w:p>
  </w:footnote>
  <w:footnote w:type="continuationSeparator" w:id="0">
    <w:p w14:paraId="5EB0236C" w14:textId="77777777" w:rsidR="008700B9" w:rsidRDefault="008700B9" w:rsidP="00AF1E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B774F"/>
    <w:multiLevelType w:val="hybridMultilevel"/>
    <w:tmpl w:val="A7F05122"/>
    <w:lvl w:ilvl="0" w:tplc="A1C22A0E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F21224"/>
    <w:multiLevelType w:val="multilevel"/>
    <w:tmpl w:val="2B6E8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A3EB2"/>
    <w:multiLevelType w:val="hybridMultilevel"/>
    <w:tmpl w:val="CFB02896"/>
    <w:lvl w:ilvl="0" w:tplc="DFEAB0BC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F931BDB"/>
    <w:multiLevelType w:val="hybridMultilevel"/>
    <w:tmpl w:val="738A1738"/>
    <w:lvl w:ilvl="0" w:tplc="4208AA8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902684E0">
      <w:start w:val="1"/>
      <w:numFmt w:val="decimal"/>
      <w:lvlText w:val="%4."/>
      <w:lvlJc w:val="left"/>
      <w:pPr>
        <w:ind w:left="2040" w:hanging="420"/>
      </w:pPr>
      <w:rPr>
        <w:rFonts w:ascii="Microsoft YaHei UI" w:eastAsia="Microsoft YaHei UI" w:hAnsi="Microsoft YaHei UI" w:cstheme="minorBidi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2F20946"/>
    <w:multiLevelType w:val="hybridMultilevel"/>
    <w:tmpl w:val="D9FE75CA"/>
    <w:lvl w:ilvl="0" w:tplc="7BF26D98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1E45F4A"/>
    <w:multiLevelType w:val="hybridMultilevel"/>
    <w:tmpl w:val="DA70A8C0"/>
    <w:lvl w:ilvl="0" w:tplc="F236A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235169"/>
    <w:multiLevelType w:val="hybridMultilevel"/>
    <w:tmpl w:val="E3E207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69804BF"/>
    <w:multiLevelType w:val="hybridMultilevel"/>
    <w:tmpl w:val="81A2A890"/>
    <w:lvl w:ilvl="0" w:tplc="6A20E55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8FB1040"/>
    <w:multiLevelType w:val="hybridMultilevel"/>
    <w:tmpl w:val="BB18285A"/>
    <w:lvl w:ilvl="0" w:tplc="B576E61E">
      <w:start w:val="1"/>
      <w:numFmt w:val="decimal"/>
      <w:lvlText w:val="%1."/>
      <w:lvlJc w:val="left"/>
      <w:pPr>
        <w:ind w:left="360" w:hanging="360"/>
      </w:pPr>
      <w:rPr>
        <w:rFonts w:ascii="PingFangSC-Regular" w:hAnsi="PingFangSC-Regular" w:hint="default"/>
        <w:color w:val="2222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3355D9"/>
    <w:multiLevelType w:val="multilevel"/>
    <w:tmpl w:val="3E7ED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043A7A"/>
    <w:multiLevelType w:val="hybridMultilevel"/>
    <w:tmpl w:val="38BCF7BA"/>
    <w:lvl w:ilvl="0" w:tplc="1D243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C14738"/>
    <w:multiLevelType w:val="hybridMultilevel"/>
    <w:tmpl w:val="27D8D18A"/>
    <w:lvl w:ilvl="0" w:tplc="A95E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690F93"/>
    <w:multiLevelType w:val="multilevel"/>
    <w:tmpl w:val="7D8E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D111E1"/>
    <w:multiLevelType w:val="hybridMultilevel"/>
    <w:tmpl w:val="92D8F196"/>
    <w:lvl w:ilvl="0" w:tplc="420C43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71D36AF1"/>
    <w:multiLevelType w:val="hybridMultilevel"/>
    <w:tmpl w:val="B60A3A24"/>
    <w:lvl w:ilvl="0" w:tplc="305C9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A01FD6"/>
    <w:multiLevelType w:val="hybridMultilevel"/>
    <w:tmpl w:val="611CD9D4"/>
    <w:lvl w:ilvl="0" w:tplc="50AC4D78">
      <w:start w:val="1"/>
      <w:numFmt w:val="japaneseCounting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F9538F6"/>
    <w:multiLevelType w:val="hybridMultilevel"/>
    <w:tmpl w:val="D4CA010E"/>
    <w:lvl w:ilvl="0" w:tplc="0AA6E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4"/>
  </w:num>
  <w:num w:numId="3">
    <w:abstractNumId w:val="16"/>
  </w:num>
  <w:num w:numId="4">
    <w:abstractNumId w:val="3"/>
  </w:num>
  <w:num w:numId="5">
    <w:abstractNumId w:val="6"/>
  </w:num>
  <w:num w:numId="6">
    <w:abstractNumId w:val="11"/>
  </w:num>
  <w:num w:numId="7">
    <w:abstractNumId w:val="0"/>
  </w:num>
  <w:num w:numId="8">
    <w:abstractNumId w:val="10"/>
  </w:num>
  <w:num w:numId="9">
    <w:abstractNumId w:val="4"/>
  </w:num>
  <w:num w:numId="10">
    <w:abstractNumId w:val="5"/>
  </w:num>
  <w:num w:numId="11">
    <w:abstractNumId w:val="8"/>
  </w:num>
  <w:num w:numId="12">
    <w:abstractNumId w:val="7"/>
  </w:num>
  <w:num w:numId="13">
    <w:abstractNumId w:val="13"/>
  </w:num>
  <w:num w:numId="14">
    <w:abstractNumId w:val="12"/>
  </w:num>
  <w:num w:numId="15">
    <w:abstractNumId w:val="9"/>
  </w:num>
  <w:num w:numId="16">
    <w:abstractNumId w:val="1"/>
  </w:num>
  <w:num w:numId="1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张 Holiday">
    <w15:presenceInfo w15:providerId="Windows Live" w15:userId="5e1d3e88d1d2797f"/>
  </w15:person>
  <w15:person w15:author="wei Arthur">
    <w15:presenceInfo w15:providerId="Windows Live" w15:userId="874bfc017852c1d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82C"/>
    <w:rsid w:val="000128A8"/>
    <w:rsid w:val="000774F0"/>
    <w:rsid w:val="00083C90"/>
    <w:rsid w:val="000942AF"/>
    <w:rsid w:val="00102630"/>
    <w:rsid w:val="00163673"/>
    <w:rsid w:val="0018531D"/>
    <w:rsid w:val="001943A4"/>
    <w:rsid w:val="001945EF"/>
    <w:rsid w:val="001E2458"/>
    <w:rsid w:val="001F6D6D"/>
    <w:rsid w:val="002239D3"/>
    <w:rsid w:val="00247031"/>
    <w:rsid w:val="00250EC9"/>
    <w:rsid w:val="002706D7"/>
    <w:rsid w:val="002B77DF"/>
    <w:rsid w:val="002E3AA2"/>
    <w:rsid w:val="0034626D"/>
    <w:rsid w:val="00361D87"/>
    <w:rsid w:val="003859C3"/>
    <w:rsid w:val="00385E75"/>
    <w:rsid w:val="003A0AAD"/>
    <w:rsid w:val="003C2011"/>
    <w:rsid w:val="003E7DB5"/>
    <w:rsid w:val="003F7AD0"/>
    <w:rsid w:val="00427B43"/>
    <w:rsid w:val="00513002"/>
    <w:rsid w:val="00513A49"/>
    <w:rsid w:val="0051439E"/>
    <w:rsid w:val="00516BC5"/>
    <w:rsid w:val="0054605D"/>
    <w:rsid w:val="00575F6B"/>
    <w:rsid w:val="005A3527"/>
    <w:rsid w:val="005F64B6"/>
    <w:rsid w:val="0069201D"/>
    <w:rsid w:val="0069501D"/>
    <w:rsid w:val="006B10E0"/>
    <w:rsid w:val="006C6984"/>
    <w:rsid w:val="006E1532"/>
    <w:rsid w:val="0072461D"/>
    <w:rsid w:val="00736B1A"/>
    <w:rsid w:val="00763CE4"/>
    <w:rsid w:val="00780B08"/>
    <w:rsid w:val="00782FBD"/>
    <w:rsid w:val="007976E7"/>
    <w:rsid w:val="007B6F57"/>
    <w:rsid w:val="00851C48"/>
    <w:rsid w:val="008700B9"/>
    <w:rsid w:val="0087479C"/>
    <w:rsid w:val="008D0014"/>
    <w:rsid w:val="008D4AF8"/>
    <w:rsid w:val="00907FCA"/>
    <w:rsid w:val="009315AC"/>
    <w:rsid w:val="009439BF"/>
    <w:rsid w:val="00943F92"/>
    <w:rsid w:val="00955944"/>
    <w:rsid w:val="00970FE6"/>
    <w:rsid w:val="009B207C"/>
    <w:rsid w:val="009E627A"/>
    <w:rsid w:val="00A63A34"/>
    <w:rsid w:val="00A96853"/>
    <w:rsid w:val="00AA3F4C"/>
    <w:rsid w:val="00AB39AD"/>
    <w:rsid w:val="00AE5EA1"/>
    <w:rsid w:val="00AF1E66"/>
    <w:rsid w:val="00B4782C"/>
    <w:rsid w:val="00B909F6"/>
    <w:rsid w:val="00BD75FD"/>
    <w:rsid w:val="00C128C0"/>
    <w:rsid w:val="00C6105F"/>
    <w:rsid w:val="00CF3FFB"/>
    <w:rsid w:val="00D31DDA"/>
    <w:rsid w:val="00D35C6B"/>
    <w:rsid w:val="00D36BB4"/>
    <w:rsid w:val="00D553B4"/>
    <w:rsid w:val="00D63481"/>
    <w:rsid w:val="00D756C4"/>
    <w:rsid w:val="00DB3707"/>
    <w:rsid w:val="00DE6B71"/>
    <w:rsid w:val="00E545A7"/>
    <w:rsid w:val="00E603B1"/>
    <w:rsid w:val="00E8195B"/>
    <w:rsid w:val="00EA4CAC"/>
    <w:rsid w:val="00EA6C36"/>
    <w:rsid w:val="00EC3AEE"/>
    <w:rsid w:val="00F2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9645F0"/>
  <w15:chartTrackingRefBased/>
  <w15:docId w15:val="{07E034B1-B3F7-4B2B-8149-D0A3DC679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3FF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3F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3F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3F4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A3F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A3F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a5"/>
    <w:uiPriority w:val="11"/>
    <w:qFormat/>
    <w:rsid w:val="00BD75F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BD75FD"/>
    <w:rPr>
      <w:b/>
      <w:bCs/>
      <w:kern w:val="28"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BD75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BD75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6E1532"/>
    <w:rPr>
      <w:b/>
      <w:bCs/>
    </w:rPr>
  </w:style>
  <w:style w:type="paragraph" w:styleId="a9">
    <w:name w:val="Normal (Web)"/>
    <w:basedOn w:val="a"/>
    <w:uiPriority w:val="99"/>
    <w:semiHidden/>
    <w:unhideWhenUsed/>
    <w:rsid w:val="006E15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AF1E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AF1E6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AF1E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AF1E6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968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96853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A96853"/>
  </w:style>
  <w:style w:type="character" w:customStyle="1" w:styleId="o">
    <w:name w:val="o"/>
    <w:basedOn w:val="a0"/>
    <w:rsid w:val="00A96853"/>
  </w:style>
  <w:style w:type="character" w:customStyle="1" w:styleId="p">
    <w:name w:val="p"/>
    <w:basedOn w:val="a0"/>
    <w:rsid w:val="00A96853"/>
  </w:style>
  <w:style w:type="character" w:customStyle="1" w:styleId="c1">
    <w:name w:val="c1"/>
    <w:basedOn w:val="a0"/>
    <w:rsid w:val="00A96853"/>
  </w:style>
  <w:style w:type="character" w:customStyle="1" w:styleId="hljs-selector-tag">
    <w:name w:val="hljs-selector-tag"/>
    <w:basedOn w:val="a0"/>
    <w:rsid w:val="00E8195B"/>
  </w:style>
  <w:style w:type="character" w:customStyle="1" w:styleId="hljs-selector-attr">
    <w:name w:val="hljs-selector-attr"/>
    <w:basedOn w:val="a0"/>
    <w:rsid w:val="00E8195B"/>
  </w:style>
  <w:style w:type="character" w:styleId="HTML1">
    <w:name w:val="HTML Code"/>
    <w:basedOn w:val="a0"/>
    <w:uiPriority w:val="99"/>
    <w:semiHidden/>
    <w:unhideWhenUsed/>
    <w:rsid w:val="00083C90"/>
    <w:rPr>
      <w:rFonts w:ascii="宋体" w:eastAsia="宋体" w:hAnsi="宋体" w:cs="宋体"/>
      <w:sz w:val="24"/>
      <w:szCs w:val="24"/>
    </w:rPr>
  </w:style>
  <w:style w:type="character" w:styleId="ae">
    <w:name w:val="Hyperlink"/>
    <w:basedOn w:val="a0"/>
    <w:uiPriority w:val="99"/>
    <w:semiHidden/>
    <w:unhideWhenUsed/>
    <w:rsid w:val="00D63481"/>
    <w:rPr>
      <w:color w:val="0000FF"/>
      <w:u w:val="single"/>
    </w:rPr>
  </w:style>
  <w:style w:type="paragraph" w:styleId="af">
    <w:name w:val="Revision"/>
    <w:hidden/>
    <w:uiPriority w:val="99"/>
    <w:semiHidden/>
    <w:rsid w:val="005F64B6"/>
  </w:style>
  <w:style w:type="paragraph" w:styleId="af0">
    <w:name w:val="Balloon Text"/>
    <w:basedOn w:val="a"/>
    <w:link w:val="af1"/>
    <w:uiPriority w:val="99"/>
    <w:semiHidden/>
    <w:unhideWhenUsed/>
    <w:rsid w:val="005F64B6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5F64B6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763C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9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79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pandas.pydata.org/pandas-docs/stable/getting_started/10mi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6D75E-A12C-465A-B0B7-CCE8D23DD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1</Pages>
  <Words>962</Words>
  <Characters>5486</Characters>
  <Application>Microsoft Office Word</Application>
  <DocSecurity>0</DocSecurity>
  <Lines>45</Lines>
  <Paragraphs>12</Paragraphs>
  <ScaleCrop>false</ScaleCrop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Holiday</dc:creator>
  <cp:keywords/>
  <dc:description/>
  <cp:lastModifiedBy>张 Holiday</cp:lastModifiedBy>
  <cp:revision>10</cp:revision>
  <dcterms:created xsi:type="dcterms:W3CDTF">2020-05-22T09:00:00Z</dcterms:created>
  <dcterms:modified xsi:type="dcterms:W3CDTF">2020-05-25T04:06:00Z</dcterms:modified>
</cp:coreProperties>
</file>